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62267920" w14:textId="77777777" w:rsidR="004F1DB8" w:rsidRDefault="004F1DB8" w:rsidP="009845B1">
      <w:pPr>
        <w:suppressLineNumbers/>
        <w:spacing w:after="0" w:line="240" w:lineRule="auto"/>
      </w:pPr>
    </w:p>
    <w:p w14:paraId="2AE9571B" w14:textId="6A9B4803" w:rsidR="00562711" w:rsidRDefault="00562711" w:rsidP="009845B1">
      <w:pPr>
        <w:suppressLineNumbers/>
        <w:spacing w:after="0" w:line="240" w:lineRule="auto"/>
      </w:pPr>
      <w:r>
        <w:t xml:space="preserve">ALT:  </w:t>
      </w:r>
      <w:r w:rsidRPr="00562711">
        <w:t xml:space="preserve">When native species become overabundant: </w:t>
      </w:r>
      <w:r>
        <w:t>A case study for d</w:t>
      </w:r>
      <w:r w:rsidRPr="00562711">
        <w:t xml:space="preserve">efining </w:t>
      </w:r>
      <w:r w:rsidR="0014325F">
        <w:t>‘</w:t>
      </w:r>
      <w:r w:rsidRPr="00562711">
        <w:t>natural</w:t>
      </w:r>
      <w:r w:rsidR="0014325F">
        <w:t>’</w:t>
      </w:r>
      <w:r w:rsidRPr="00562711">
        <w:t xml:space="preserve"> abundance</w:t>
      </w:r>
      <w:r w:rsidR="0014325F">
        <w:t xml:space="preserve"> in protected areas</w:t>
      </w:r>
    </w:p>
    <w:p w14:paraId="1FC9BFBD" w14:textId="77777777" w:rsidR="00562711" w:rsidRDefault="00562711" w:rsidP="009845B1">
      <w:pPr>
        <w:suppressLineNumbers/>
        <w:spacing w:after="0" w:line="240" w:lineRule="auto"/>
      </w:pPr>
    </w:p>
    <w:p w14:paraId="147F85EE" w14:textId="33D4F94C" w:rsidR="00562711" w:rsidRDefault="00562711" w:rsidP="009845B1">
      <w:pPr>
        <w:suppressLineNumbers/>
        <w:spacing w:after="0" w:line="240" w:lineRule="auto"/>
      </w:pPr>
      <w:r>
        <w:t xml:space="preserve">ALT2:  </w:t>
      </w:r>
      <w:r w:rsidRPr="00562711">
        <w:t>Regional trends</w:t>
      </w:r>
      <w:r>
        <w:t xml:space="preserve"> help establish management targets for an </w:t>
      </w:r>
      <w:r w:rsidR="0014325F">
        <w:t>unnaturally</w:t>
      </w:r>
      <w:r>
        <w:t xml:space="preserve"> abundant pink salmon population.  </w:t>
      </w:r>
    </w:p>
    <w:p w14:paraId="53E934B8" w14:textId="77777777" w:rsidR="00562711" w:rsidRDefault="00562711" w:rsidP="009845B1">
      <w:pPr>
        <w:suppressLineNumbers/>
        <w:spacing w:after="0" w:line="240" w:lineRule="auto"/>
      </w:pPr>
    </w:p>
    <w:p w14:paraId="66BDBCBB" w14:textId="2684C2BF" w:rsidR="00562711" w:rsidRPr="00944AE5" w:rsidRDefault="00562711" w:rsidP="009845B1">
      <w:pPr>
        <w:suppressLineNumbers/>
        <w:spacing w:after="0" w:line="240" w:lineRule="auto"/>
        <w:rPr>
          <w:strike/>
        </w:rPr>
      </w:pPr>
      <w:r w:rsidRPr="00944AE5">
        <w:rPr>
          <w:strike/>
        </w:rPr>
        <w:t xml:space="preserve">ALT3:  </w:t>
      </w:r>
      <w:r w:rsidR="0014325F" w:rsidRPr="00944AE5">
        <w:rPr>
          <w:strike/>
        </w:rPr>
        <w:t xml:space="preserve">How do protected areas </w:t>
      </w:r>
      <w:r w:rsidR="004F1DB8" w:rsidRPr="00944AE5">
        <w:rPr>
          <w:strike/>
        </w:rPr>
        <w:t xml:space="preserve">set management targets for overabundant native species?  A case study of pink salmon in Alaska </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3AFA60F" w14:textId="4460575D" w:rsidR="00211939" w:rsidRDefault="00F95777" w:rsidP="009845B1">
      <w:pPr>
        <w:suppressLineNumbers/>
        <w:spacing w:after="0" w:line="240" w:lineRule="auto"/>
      </w:pPr>
      <w:r>
        <w:t xml:space="preserve">Wildlife </w:t>
      </w:r>
      <w:r w:rsidR="00B65EA7">
        <w:t xml:space="preserve">efforts </w:t>
      </w:r>
      <w:r>
        <w:t xml:space="preserve">in U.S. national parks </w:t>
      </w:r>
      <w:r w:rsidR="004F1DB8">
        <w:t xml:space="preserve">and refuges </w:t>
      </w:r>
      <w:r>
        <w:t>have h</w:t>
      </w:r>
      <w:r w:rsidRPr="00F95777">
        <w:t xml:space="preserve">istorically focused on </w:t>
      </w:r>
      <w:r w:rsidR="00B65EA7">
        <w:t xml:space="preserve">conserving declining, </w:t>
      </w:r>
      <w:r w:rsidRPr="00F95777">
        <w:t>rare</w:t>
      </w:r>
      <w:r w:rsidR="00B65EA7">
        <w:t>,</w:t>
      </w:r>
      <w:r w:rsidRPr="00F95777">
        <w:t xml:space="preserve"> or endangered</w:t>
      </w:r>
      <w:r w:rsidR="00457E6D">
        <w:t xml:space="preserve"> </w:t>
      </w:r>
      <w:r w:rsidR="00143DF2">
        <w:t>species</w:t>
      </w:r>
      <w:r w:rsidR="00211939">
        <w:t>,</w:t>
      </w:r>
      <w:r w:rsidR="00B65EA7">
        <w:t xml:space="preserve"> yet managers are increasingly </w:t>
      </w:r>
      <w:r w:rsidRPr="00F95777">
        <w:t>challenged by native species that have become locally overabundant</w:t>
      </w:r>
      <w:r w:rsidR="00B65EA7">
        <w:t xml:space="preserve">.  In these instances, defining conservation targets </w:t>
      </w:r>
      <w:r w:rsidR="00A31209">
        <w:t>in the for</w:t>
      </w:r>
      <w:r w:rsidR="00562711">
        <w:t>m</w:t>
      </w:r>
      <w:r w:rsidR="00A31209">
        <w:t xml:space="preserve"> of ‘natural abundance’ </w:t>
      </w:r>
      <w:r w:rsidR="00B65EA7">
        <w:t>represent</w:t>
      </w:r>
      <w:r w:rsidR="00A31209">
        <w:t>s</w:t>
      </w:r>
      <w:r w:rsidR="00B65EA7">
        <w:t xml:space="preserve"> </w:t>
      </w:r>
      <w:r w:rsidR="00A31209">
        <w:t xml:space="preserve">a possible </w:t>
      </w:r>
      <w:r w:rsidR="00B65EA7">
        <w:t xml:space="preserve">first step in </w:t>
      </w:r>
      <w:r w:rsidR="0033791D">
        <w:t xml:space="preserve">developing </w:t>
      </w:r>
      <w:r w:rsidR="00B65EA7">
        <w:t xml:space="preserve">successful </w:t>
      </w:r>
      <w:r w:rsidR="0033791D">
        <w:t xml:space="preserve">management </w:t>
      </w:r>
      <w:r w:rsidR="00B65EA7">
        <w:t xml:space="preserve">actions.  </w:t>
      </w:r>
      <w:r w:rsidR="00B9798D">
        <w:t xml:space="preserve">Here we address the issue of </w:t>
      </w:r>
      <w:r w:rsidR="00B65EA7">
        <w:t xml:space="preserve">naturally occurring </w:t>
      </w:r>
      <w:r w:rsidR="00B9798D">
        <w:t xml:space="preserve">pink salmon </w:t>
      </w:r>
      <w:r w:rsidR="00054BC7">
        <w:t xml:space="preserve">populations </w:t>
      </w:r>
      <w:r w:rsidR="00B9798D">
        <w:t xml:space="preserve">spawning in </w:t>
      </w:r>
      <w:r w:rsidR="00B65EA7">
        <w:t xml:space="preserve">the Indian River in </w:t>
      </w:r>
      <w:r w:rsidR="00B9798D">
        <w:t xml:space="preserve">Sitka National Historical </w:t>
      </w:r>
      <w:r w:rsidR="00211939">
        <w:t>P</w:t>
      </w:r>
      <w:r w:rsidR="00B9798D">
        <w:t>ark</w:t>
      </w:r>
      <w:r w:rsidR="00A31209">
        <w:t xml:space="preserve">.  </w:t>
      </w:r>
      <w:r w:rsidR="00211939">
        <w:t>Though native to the park, p</w:t>
      </w:r>
      <w:r w:rsidR="00A31209">
        <w:t>ink salmon</w:t>
      </w:r>
      <w:r w:rsidR="00B9798D">
        <w:t xml:space="preserve"> have</w:t>
      </w:r>
      <w:r w:rsidR="0033791D">
        <w:t xml:space="preserve"> dramatically increased </w:t>
      </w:r>
      <w:r w:rsidR="00054BC7">
        <w:t xml:space="preserve">in abundance over the past several decades, </w:t>
      </w:r>
      <w:r w:rsidR="00211939">
        <w:t>possibly</w:t>
      </w:r>
      <w:r w:rsidR="00054BC7">
        <w:t xml:space="preserve"> due to </w:t>
      </w:r>
      <w:r w:rsidR="00A31209">
        <w:t xml:space="preserve">straying by returning fish from a </w:t>
      </w:r>
      <w:r w:rsidR="00054BC7">
        <w:t xml:space="preserve">nearby hatchery.  </w:t>
      </w:r>
      <w:r w:rsidR="0033791D">
        <w:t xml:space="preserve">Given the decades of </w:t>
      </w:r>
      <w:r w:rsidR="00211939">
        <w:t>potential hatchery</w:t>
      </w:r>
      <w:r w:rsidR="0033791D">
        <w:t xml:space="preserve"> supplementation, </w:t>
      </w:r>
      <w:r w:rsidR="00054BC7">
        <w:t>defining what constitutes a ‘natural’ abundance</w:t>
      </w:r>
      <w:r w:rsidR="0033791D">
        <w:t xml:space="preserve">, absent the hatchery influence, is key </w:t>
      </w:r>
      <w:r w:rsidR="004F1DB8">
        <w:t xml:space="preserve">management goal.  </w:t>
      </w:r>
      <w:r w:rsidR="00B9798D">
        <w:t xml:space="preserve">We </w:t>
      </w:r>
      <w:r w:rsidR="00465C81">
        <w:t>sought to define</w:t>
      </w:r>
      <w:r w:rsidR="00B9798D">
        <w:t xml:space="preserve"> a management target</w:t>
      </w:r>
      <w:r w:rsidR="002458C8">
        <w:t xml:space="preserve"> </w:t>
      </w:r>
      <w:r w:rsidR="00143DF2">
        <w:t xml:space="preserve">by </w:t>
      </w:r>
      <w:r w:rsidR="00465C81">
        <w:t xml:space="preserve">comparing trends </w:t>
      </w:r>
      <w:r w:rsidR="00054BC7">
        <w:t xml:space="preserve">of salmon </w:t>
      </w:r>
      <w:r w:rsidR="00465C81">
        <w:t xml:space="preserve">in the park with </w:t>
      </w:r>
      <w:r w:rsidR="00143DF2">
        <w:t xml:space="preserve">wider regional trends. </w:t>
      </w:r>
      <w:r w:rsidR="00054BC7">
        <w:t xml:space="preserve">Results from our state-space models demonstrated that deviation </w:t>
      </w:r>
      <w:r w:rsidR="00F52192">
        <w:t xml:space="preserve">from regional </w:t>
      </w:r>
      <w:r w:rsidR="00A31209">
        <w:t xml:space="preserve">trends were </w:t>
      </w:r>
      <w:r w:rsidR="002458C8">
        <w:t>year-specific. O</w:t>
      </w:r>
      <w:r w:rsidR="000575C0">
        <w:t xml:space="preserve">dd-year runs of </w:t>
      </w:r>
      <w:r w:rsidR="000575C0">
        <w:lastRenderedPageBreak/>
        <w:t xml:space="preserve">pink salmon </w:t>
      </w:r>
      <w:r w:rsidR="00054BC7">
        <w:t>in the</w:t>
      </w:r>
      <w:r w:rsidR="000575C0">
        <w:t xml:space="preserve"> Indian River diverge</w:t>
      </w:r>
      <w:r w:rsidR="0021501F">
        <w:t>d</w:t>
      </w:r>
      <w:r w:rsidR="000575C0">
        <w:t xml:space="preserve"> significantly from regional expectations</w:t>
      </w:r>
      <w:r w:rsidR="002458C8">
        <w:t xml:space="preserve"> while</w:t>
      </w:r>
      <w:r w:rsidR="00211939">
        <w:t xml:space="preserve"> </w:t>
      </w:r>
      <w:r w:rsidR="002458C8">
        <w:t>even</w:t>
      </w:r>
      <w:r w:rsidR="00E458B3">
        <w:t xml:space="preserve">-year runs </w:t>
      </w:r>
      <w:r w:rsidR="0021501F">
        <w:t>were consistent</w:t>
      </w:r>
      <w:r w:rsidR="00E458B3">
        <w:t xml:space="preserve"> </w:t>
      </w:r>
      <w:r w:rsidR="002458C8">
        <w:t xml:space="preserve">regional trends.  </w:t>
      </w:r>
    </w:p>
    <w:p w14:paraId="2FA99F2A" w14:textId="77777777" w:rsidR="00211939" w:rsidRDefault="00211939" w:rsidP="009845B1">
      <w:pPr>
        <w:suppressLineNumbers/>
        <w:spacing w:after="0" w:line="240" w:lineRule="auto"/>
      </w:pPr>
    </w:p>
    <w:p w14:paraId="5443E563" w14:textId="17DE87C4" w:rsidR="009845B1" w:rsidRDefault="002458C8" w:rsidP="009845B1">
      <w:pPr>
        <w:suppressLineNumbers/>
        <w:spacing w:after="0" w:line="240" w:lineRule="auto"/>
        <w:rPr>
          <w:b/>
          <w:bCs/>
          <w:u w:val="single"/>
        </w:rPr>
      </w:pPr>
      <w:r>
        <w:t>HOW MUCH REDUCTION</w:t>
      </w:r>
      <w:r w:rsidR="00562711">
        <w:t>? EFFECT SIZE?</w:t>
      </w:r>
      <w:r>
        <w:t xml:space="preserve"> WHAT WOULD BE THE TARGET?</w:t>
      </w:r>
      <w:r w:rsidR="006264FC">
        <w:t xml:space="preserve"> CLOSING STATEMENT: SO WHAT</w:t>
      </w:r>
      <w:r w:rsidR="00E458B3">
        <w:t xml:space="preserve"> </w:t>
      </w:r>
      <w:r>
        <w:t>INCLUDING BROADER IMPLICATIONS</w:t>
      </w:r>
      <w:r w:rsidR="009845B1">
        <w:br w:type="page"/>
      </w:r>
    </w:p>
    <w:p w14:paraId="6233FBF4" w14:textId="77777777" w:rsidR="00FC6E80" w:rsidRPr="00B66BBC" w:rsidRDefault="00FC6E80" w:rsidP="00FC6E80">
      <w:pPr>
        <w:spacing w:after="0" w:line="480" w:lineRule="auto"/>
        <w:rPr>
          <w:b/>
          <w:bCs/>
          <w:u w:val="single"/>
        </w:rPr>
      </w:pPr>
      <w:r w:rsidRPr="00B66BBC">
        <w:rPr>
          <w:b/>
          <w:bCs/>
          <w:u w:val="single"/>
        </w:rPr>
        <w:lastRenderedPageBreak/>
        <w:t xml:space="preserve">Introduction </w:t>
      </w:r>
    </w:p>
    <w:p w14:paraId="7770F96E" w14:textId="6E24113E" w:rsidR="00CF1699" w:rsidRDefault="00FC6E80" w:rsidP="00FC6E80">
      <w:pPr>
        <w:spacing w:after="0" w:line="480" w:lineRule="auto"/>
        <w:ind w:firstLine="720"/>
      </w:pPr>
      <w:r>
        <w:t>Conservation issues are often the result of the scarcity of native plant or animal species</w:t>
      </w:r>
      <w:r w:rsidR="002458C8">
        <w:t>,</w:t>
      </w:r>
      <w:r>
        <w:t xml:space="preserve"> or the abundance of non-native (exotic, invasive) species (</w:t>
      </w:r>
      <w:commentRangeStart w:id="1"/>
      <w:r>
        <w:t>Ellison et al. 2005, Gallardo et al. 2015, Jeschke et al. 2014</w:t>
      </w:r>
      <w:commentRangeEnd w:id="1"/>
      <w:r w:rsidR="00465C81">
        <w:rPr>
          <w:rStyle w:val="CommentReference"/>
          <w:sz w:val="24"/>
          <w:szCs w:val="24"/>
        </w:rPr>
        <w:commentReference w:id="1"/>
      </w:r>
      <w:r>
        <w:t xml:space="preserve">). </w:t>
      </w:r>
      <w:r w:rsidR="00CF1699">
        <w:t xml:space="preserve"> In these instances, the management target can often be described as ‘more is better’ with increasing trends, or at least slowing declines, constituting management success (REFs).    </w:t>
      </w:r>
    </w:p>
    <w:p w14:paraId="7F55B87F" w14:textId="6AEFF68C" w:rsidR="00FC6E80" w:rsidRDefault="00FC6E80" w:rsidP="00FC6E80">
      <w:pPr>
        <w:spacing w:after="0" w:line="480" w:lineRule="auto"/>
        <w:ind w:firstLine="720"/>
      </w:pPr>
      <w:r>
        <w:t xml:space="preserve">However, ecosystems can also be </w:t>
      </w:r>
      <w:r w:rsidR="006264FC">
        <w:t xml:space="preserve">adversely impacted </w:t>
      </w:r>
      <w:r>
        <w:t>by the hyperabundance of a native species, due either to shifting regional trends in habitat suitability, to direct (and often anthropogenic) intervention, or to a combination of these factors (Sambaraju and Goodsman 2021, Beckett et al. 2022, Moore et al. 2023).</w:t>
      </w:r>
      <w:r w:rsidR="00944AE5">
        <w:t xml:space="preserve"> </w:t>
      </w:r>
      <w:r w:rsidR="006264FC">
        <w:t>For example, h</w:t>
      </w:r>
      <w:r>
        <w:t>yperabundance of native purple sea urchin (</w:t>
      </w:r>
      <w:r w:rsidRPr="00EF4CE3">
        <w:rPr>
          <w:i/>
          <w:iCs/>
        </w:rPr>
        <w:t>Strongylocentrotus purpuratus</w:t>
      </w:r>
      <w:r>
        <w:t>) in the northern Pacific Ocean, driven by the depletion of Pacific sea otter (</w:t>
      </w:r>
      <w:r w:rsidRPr="005B3082">
        <w:rPr>
          <w:i/>
          <w:iCs/>
        </w:rPr>
        <w:t>Enhydra lutris</w:t>
      </w:r>
      <w:r>
        <w:t>) populations by the maritime fur trade, has led to the devastation of kelp (</w:t>
      </w:r>
      <w:r w:rsidRPr="00970BA1">
        <w:rPr>
          <w:i/>
          <w:iCs/>
        </w:rPr>
        <w:t>Macrocystis pyrifera</w:t>
      </w:r>
      <w:r>
        <w:t xml:space="preserve">) forests, critical ecosystems upon which countless marine species depend (Estes 2015). </w:t>
      </w:r>
      <w:r w:rsidR="00465C81">
        <w:t xml:space="preserve">Likewise, the </w:t>
      </w:r>
      <w:r>
        <w:t>mountain pine beetle (</w:t>
      </w:r>
      <w:r>
        <w:rPr>
          <w:i/>
          <w:iCs/>
        </w:rPr>
        <w:t>Dendroctonus ponderosae</w:t>
      </w:r>
      <w:r>
        <w:t xml:space="preserve">) has caused catastrophic destruction of coniferous forests throughout its native range, the Rocky Mountains. While in the past cold winter temperatures had limited their numbers and, by extension, their </w:t>
      </w:r>
      <w:r w:rsidR="00944AE5">
        <w:t>impact on forest ecosystems</w:t>
      </w:r>
      <w:r>
        <w:t xml:space="preserve">, shifting climate patterns have led to warmer winters and longer summers, </w:t>
      </w:r>
      <w:r w:rsidR="00465C81">
        <w:t xml:space="preserve">producing an overabundance with commensurate </w:t>
      </w:r>
      <w:r w:rsidR="00944AE5">
        <w:t>effects</w:t>
      </w:r>
      <w:r w:rsidR="00465C81">
        <w:t xml:space="preserve"> on </w:t>
      </w:r>
      <w:r>
        <w:t xml:space="preserve">large swathes of habitat in Canada and the US (Gibson et al. 2008). </w:t>
      </w:r>
    </w:p>
    <w:p w14:paraId="5201982E" w14:textId="070C5346" w:rsidR="004F1DB8" w:rsidRDefault="00FC6E80" w:rsidP="00FC6E80">
      <w:pPr>
        <w:spacing w:after="0" w:line="480" w:lineRule="auto"/>
        <w:ind w:firstLine="720"/>
      </w:pPr>
      <w:commentRangeStart w:id="2"/>
      <w:r>
        <w:t>When</w:t>
      </w:r>
      <w:commentRangeEnd w:id="2"/>
      <w:r w:rsidR="00B804F4">
        <w:rPr>
          <w:rStyle w:val="CommentReference"/>
          <w:sz w:val="24"/>
          <w:szCs w:val="24"/>
        </w:rPr>
        <w:commentReference w:id="2"/>
      </w:r>
      <w:r>
        <w:t xml:space="preserve"> a native species hyperabundance occurs within a </w:t>
      </w:r>
      <w:r w:rsidR="00CF1699">
        <w:t>protected area</w:t>
      </w:r>
      <w:r>
        <w:t xml:space="preserve">, it may necessitate management actions to protect other species within the ecosystem. </w:t>
      </w:r>
      <w:r w:rsidR="004F1DB8">
        <w:t xml:space="preserve">The explosion in abundance of white-tailed deer provides an excellent example. </w:t>
      </w:r>
      <w:ins w:id="3" w:author="Brian McGreal" w:date="2026-10-20T15:47:00Z" w16du:dateUtc="2026-10-20T22:47:00Z">
        <w:r w:rsidR="00944AE5">
          <w:t>[[[</w:t>
        </w:r>
      </w:ins>
      <w:r w:rsidR="004F1DB8">
        <w:t xml:space="preserve">Across national park units </w:t>
      </w:r>
      <w:r w:rsidR="004F1DB8">
        <w:lastRenderedPageBreak/>
        <w:t xml:space="preserve">in the eastern United States white-tailed deer have dramatically increased in the past five decades due in part to X, Y, Z.  </w:t>
      </w:r>
      <w:r w:rsidR="0056166B">
        <w:t>[</w:t>
      </w:r>
      <w:r w:rsidR="004F1DB8">
        <w:t>Summarize the most recent literature</w:t>
      </w:r>
      <w:r w:rsidR="0056166B">
        <w:t xml:space="preserve"> to tell that story…again, the ability to put this into a larger context increases your chance of getting this published…if the implications are only for SITK then no one will care…</w:t>
      </w:r>
      <w:r w:rsidR="004F1DB8">
        <w:t xml:space="preserve"> </w:t>
      </w:r>
      <w:r w:rsidR="0056166B">
        <w:t>..]</w:t>
      </w:r>
      <w:ins w:id="4" w:author="Brian McGreal" w:date="2026-10-20T15:47:00Z" w16du:dateUtc="2026-10-20T22:47:00Z">
        <w:r w:rsidR="00944AE5">
          <w:t xml:space="preserve"> ]]]</w:t>
        </w:r>
      </w:ins>
    </w:p>
    <w:p w14:paraId="1693DFD1" w14:textId="4C845EA0" w:rsidR="00FC6E80" w:rsidRDefault="004F1DB8" w:rsidP="002064C3">
      <w:pPr>
        <w:spacing w:after="0" w:line="480" w:lineRule="auto"/>
        <w:pPrChange w:id="5" w:author="Brian McGreal" w:date="2026-10-20T16:00:00Z" w16du:dateUtc="2026-10-20T23:00:00Z">
          <w:pPr>
            <w:spacing w:after="0" w:line="480" w:lineRule="auto"/>
            <w:ind w:firstLine="720"/>
          </w:pPr>
        </w:pPrChange>
      </w:pPr>
      <w:r>
        <w:t>T</w:t>
      </w:r>
      <w:r w:rsidR="00FC6E80">
        <w:t>he U</w:t>
      </w:r>
      <w:r w:rsidR="00CF1699">
        <w:t xml:space="preserve">.S. </w:t>
      </w:r>
      <w:r w:rsidR="00FC6E80">
        <w:t>National Park Service (NPS) has operated under a mandate to “steward NPS resources for continuous change that is not yet fully understood, in order to preserve ecological integrity …” (Colwell et al. 2012). For natural resources,</w:t>
      </w:r>
      <w:r w:rsidR="00CF1699" w:rsidDel="00CF1699">
        <w:t xml:space="preserve"> </w:t>
      </w:r>
      <w:r w:rsidR="00FC6E80">
        <w:t xml:space="preserve">NPS management </w:t>
      </w:r>
      <w:r w:rsidR="00CF1699">
        <w:t xml:space="preserve">policies broadly define the </w:t>
      </w:r>
      <w:r w:rsidR="00037D1C">
        <w:t xml:space="preserve">target </w:t>
      </w:r>
      <w:r w:rsidR="00CF1699">
        <w:t xml:space="preserve">abundance </w:t>
      </w:r>
      <w:r w:rsidR="00037D1C">
        <w:t xml:space="preserve">as falling </w:t>
      </w:r>
      <w:r w:rsidR="00FC6E80">
        <w:t xml:space="preserve">within a ‘natural range of variation’ </w:t>
      </w:r>
      <w:r w:rsidR="00FC6E80">
        <w:rPr>
          <w:rFonts w:cstheme="minorHAnsi"/>
          <w:color w:val="202122"/>
          <w:shd w:val="clear" w:color="auto" w:fill="FFFFFF"/>
        </w:rPr>
        <w:t>(National Park Service 2025a)</w:t>
      </w:r>
      <w:r w:rsidR="00CF1699">
        <w:rPr>
          <w:rFonts w:cstheme="minorHAnsi"/>
          <w:color w:val="202122"/>
          <w:shd w:val="clear" w:color="auto" w:fill="FFFFFF"/>
        </w:rPr>
        <w:t xml:space="preserve">. However, </w:t>
      </w:r>
      <w:r w:rsidR="00FC6E80">
        <w:t>the point at which the abundance of an endemic</w:t>
      </w:r>
      <w:r w:rsidR="005F339A">
        <w:t>, naturally occurring</w:t>
      </w:r>
      <w:r w:rsidR="00FC6E80">
        <w:t xml:space="preserve"> species exceeds the natural range of variation, thereby triggering a need for management action, can be difficult to ascertain. </w:t>
      </w:r>
      <w:commentRangeStart w:id="6"/>
      <w:r w:rsidR="00C10491">
        <w:t xml:space="preserve">While information regarding historical presence, abundance, or range of a species is useful when available, these data are often non-existent or lacking (Carey et al. 2012). </w:t>
      </w:r>
      <w:r w:rsidR="002064C3">
        <w:t>[[</w:t>
      </w:r>
      <w:r w:rsidR="00C10491">
        <w:t xml:space="preserve"> For white tailed deer, the density at which forest </w:t>
      </w:r>
      <w:r w:rsidR="002064C3">
        <w:t>regeneration</w:t>
      </w:r>
      <w:r w:rsidR="00C10491">
        <w:t xml:space="preserve"> occurs has been defined at X, or Y,</w:t>
      </w:r>
      <w:r w:rsidR="00037D1C">
        <w:t>]</w:t>
      </w:r>
      <w:r w:rsidR="002064C3">
        <w:t xml:space="preserve">] </w:t>
      </w:r>
      <w:r w:rsidR="005F339A">
        <w:t>i</w:t>
      </w:r>
      <w:r w:rsidR="00FC6E80">
        <w:t xml:space="preserve">dentifying </w:t>
      </w:r>
      <w:r w:rsidR="00CF1699">
        <w:t xml:space="preserve">when abundant is ‘overabundant’ is the first step in prudent management </w:t>
      </w:r>
      <w:r w:rsidR="00FC6E80">
        <w:t>(</w:t>
      </w:r>
      <w:commentRangeStart w:id="7"/>
      <w:r w:rsidR="00FC6E80">
        <w:t>Valéry et al. 2013</w:t>
      </w:r>
      <w:commentRangeEnd w:id="7"/>
      <w:r w:rsidR="002064C3">
        <w:rPr>
          <w:rStyle w:val="CommentReference"/>
          <w:sz w:val="24"/>
          <w:szCs w:val="24"/>
        </w:rPr>
        <w:commentReference w:id="7"/>
      </w:r>
      <w:r w:rsidR="00037D1C">
        <w:t>).</w:t>
      </w:r>
      <w:r>
        <w:t xml:space="preserve"> </w:t>
      </w:r>
      <w:commentRangeEnd w:id="6"/>
      <w:r w:rsidR="002064C3">
        <w:rPr>
          <w:rStyle w:val="CommentReference"/>
          <w:sz w:val="24"/>
          <w:szCs w:val="24"/>
        </w:rPr>
        <w:commentReference w:id="6"/>
      </w:r>
    </w:p>
    <w:p w14:paraId="41FE1C2F" w14:textId="389797D0" w:rsidR="00FC6E80" w:rsidRDefault="005F339A" w:rsidP="00FC6E80">
      <w:pPr>
        <w:spacing w:after="0" w:line="480" w:lineRule="auto"/>
        <w:ind w:firstLine="720"/>
        <w:rPr>
          <w:rFonts w:cstheme="minorHAnsi"/>
          <w:color w:val="202122"/>
          <w:shd w:val="clear" w:color="auto" w:fill="FFFFFF"/>
        </w:rPr>
      </w:pPr>
      <w:r>
        <w:t xml:space="preserve">Our case study focused on pink salmon </w:t>
      </w:r>
      <w:r w:rsidR="002064C3" w:rsidRPr="00A017CB">
        <w:rPr>
          <w:rFonts w:cstheme="minorHAnsi"/>
          <w:color w:val="202122"/>
          <w:shd w:val="clear" w:color="auto" w:fill="FFFFFF"/>
        </w:rPr>
        <w:t>(</w:t>
      </w:r>
      <w:r w:rsidR="002064C3" w:rsidRPr="00A017CB">
        <w:rPr>
          <w:i/>
          <w:iCs/>
        </w:rPr>
        <w:t>Oncorhynchus</w:t>
      </w:r>
      <w:r w:rsidR="002064C3" w:rsidRPr="00A017CB">
        <w:rPr>
          <w:rFonts w:cstheme="minorHAnsi"/>
          <w:i/>
          <w:iCs/>
          <w:color w:val="202122"/>
          <w:shd w:val="clear" w:color="auto" w:fill="FFFFFF"/>
        </w:rPr>
        <w:t xml:space="preserve"> gorbuscha</w:t>
      </w:r>
      <w:r w:rsidR="002064C3" w:rsidRPr="00A017CB">
        <w:rPr>
          <w:rFonts w:cstheme="minorHAnsi"/>
          <w:color w:val="202122"/>
          <w:shd w:val="clear" w:color="auto" w:fill="FFFFFF"/>
        </w:rPr>
        <w:t>)</w:t>
      </w:r>
      <w:r w:rsidR="002064C3">
        <w:rPr>
          <w:rFonts w:cstheme="minorHAnsi"/>
          <w:color w:val="202122"/>
          <w:shd w:val="clear" w:color="auto" w:fill="FFFFFF"/>
        </w:rPr>
        <w:t xml:space="preserve"> </w:t>
      </w:r>
      <w:r>
        <w:t>that spawn in the Indian River in Sitka National Historical Park</w:t>
      </w:r>
      <w:r w:rsidR="002064C3">
        <w:t xml:space="preserve"> </w:t>
      </w:r>
      <w:r w:rsidR="00FC6E80">
        <w:t>(SITK)</w:t>
      </w:r>
      <w:r w:rsidR="00FC6E80">
        <w:rPr>
          <w:rFonts w:cstheme="minorHAnsi"/>
          <w:color w:val="202122"/>
          <w:shd w:val="clear" w:color="auto" w:fill="FFFFFF"/>
        </w:rPr>
        <w:t>.</w:t>
      </w:r>
      <w:r w:rsidR="00FC6E80">
        <w:t xml:space="preserve"> SITK is a small (45 ha) coastal park in Sitka, Alaska, characterized by mature spruce-hemlock forests and </w:t>
      </w:r>
      <w:r w:rsidR="006513C9">
        <w:t xml:space="preserve">a large intertidal area. </w:t>
      </w:r>
      <w:commentRangeStart w:id="8"/>
      <w:r w:rsidR="004B15D9">
        <w:t xml:space="preserve">One of the most prominent natural features of the park is the </w:t>
      </w:r>
      <w:r w:rsidR="006513C9">
        <w:t xml:space="preserve">Indian River </w:t>
      </w:r>
      <w:r w:rsidR="004B15D9">
        <w:t xml:space="preserve">which originates in </w:t>
      </w:r>
      <w:r w:rsidR="006513C9">
        <w:t xml:space="preserve">the headwaters outside the park boundaries </w:t>
      </w:r>
      <w:r w:rsidR="004B15D9">
        <w:t xml:space="preserve">with the </w:t>
      </w:r>
      <w:r w:rsidR="00FC6E80">
        <w:t xml:space="preserve">main reach and intertidal area </w:t>
      </w:r>
      <w:r w:rsidR="004B15D9">
        <w:t xml:space="preserve">falling within </w:t>
      </w:r>
      <w:r w:rsidR="00562711">
        <w:t xml:space="preserve">the </w:t>
      </w:r>
      <w:r w:rsidR="00FC6E80">
        <w:t xml:space="preserve">park </w:t>
      </w:r>
      <w:commentRangeEnd w:id="8"/>
      <w:r w:rsidR="006573F3">
        <w:rPr>
          <w:rStyle w:val="CommentReference"/>
          <w:sz w:val="24"/>
          <w:szCs w:val="24"/>
        </w:rPr>
        <w:commentReference w:id="8"/>
      </w:r>
      <w:r w:rsidR="00FC6E80">
        <w:t xml:space="preserve">(National Park Service 2025b). </w:t>
      </w:r>
      <w:r w:rsidR="006573F3">
        <w:rPr>
          <w:rFonts w:cstheme="minorHAnsi"/>
          <w:color w:val="202122"/>
          <w:shd w:val="clear" w:color="auto" w:fill="FFFFFF"/>
        </w:rPr>
        <w:t>Called</w:t>
      </w:r>
      <w:r w:rsidR="006573F3">
        <w:t xml:space="preserve"> </w:t>
      </w:r>
      <w:r w:rsidR="006D458A" w:rsidRPr="00A017CB">
        <w:rPr>
          <w:rFonts w:cstheme="minorHAnsi"/>
          <w:color w:val="202122"/>
          <w:u w:val="single"/>
          <w:shd w:val="clear" w:color="auto" w:fill="FFFFFF"/>
        </w:rPr>
        <w:t>K</w:t>
      </w:r>
      <w:r w:rsidR="006D458A" w:rsidRPr="00A017CB">
        <w:rPr>
          <w:rFonts w:cstheme="minorHAnsi"/>
          <w:color w:val="202122"/>
          <w:shd w:val="clear" w:color="auto" w:fill="FFFFFF"/>
        </w:rPr>
        <w:t>aasda Héen</w:t>
      </w:r>
      <w:r w:rsidR="006D458A">
        <w:rPr>
          <w:rFonts w:cstheme="minorHAnsi"/>
          <w:color w:val="202122"/>
          <w:shd w:val="clear" w:color="auto" w:fill="FFFFFF"/>
        </w:rPr>
        <w:t xml:space="preserve"> in Tlingit</w:t>
      </w:r>
      <w:r w:rsidR="006573F3">
        <w:t>, the Indian River</w:t>
      </w:r>
      <w:r w:rsidR="00FC6E80" w:rsidRPr="00A017CB">
        <w:rPr>
          <w:rFonts w:cstheme="minorHAnsi"/>
          <w:color w:val="202122"/>
          <w:shd w:val="clear" w:color="auto" w:fill="FFFFFF"/>
        </w:rPr>
        <w:t xml:space="preserve"> </w:t>
      </w:r>
      <w:r w:rsidR="006513C9">
        <w:rPr>
          <w:rFonts w:cstheme="minorHAnsi"/>
          <w:color w:val="202122"/>
          <w:shd w:val="clear" w:color="auto" w:fill="FFFFFF"/>
        </w:rPr>
        <w:t xml:space="preserve">was the </w:t>
      </w:r>
      <w:r w:rsidR="00FC6E80" w:rsidRPr="00A017CB">
        <w:rPr>
          <w:rFonts w:cstheme="minorHAnsi"/>
          <w:color w:val="202122"/>
          <w:shd w:val="clear" w:color="auto" w:fill="FFFFFF"/>
        </w:rPr>
        <w:t xml:space="preserve">location of a </w:t>
      </w:r>
      <w:r w:rsidR="006513C9">
        <w:rPr>
          <w:rFonts w:cstheme="minorHAnsi"/>
          <w:color w:val="202122"/>
          <w:shd w:val="clear" w:color="auto" w:fill="FFFFFF"/>
        </w:rPr>
        <w:t xml:space="preserve">native </w:t>
      </w:r>
      <w:r w:rsidR="00FC6E80" w:rsidRPr="00A017CB">
        <w:rPr>
          <w:rFonts w:cstheme="minorHAnsi"/>
          <w:color w:val="202122"/>
          <w:shd w:val="clear" w:color="auto" w:fill="FFFFFF"/>
        </w:rPr>
        <w:t>fishing camp and harvesting site for the Kiks.ádi clan</w:t>
      </w:r>
      <w:r w:rsidR="006573F3">
        <w:rPr>
          <w:rFonts w:cstheme="minorHAnsi"/>
          <w:color w:val="202122"/>
          <w:shd w:val="clear" w:color="auto" w:fill="FFFFFF"/>
        </w:rPr>
        <w:t xml:space="preserve"> for millennia,</w:t>
      </w:r>
      <w:r w:rsidR="006513C9">
        <w:rPr>
          <w:rFonts w:cstheme="minorHAnsi"/>
          <w:color w:val="202122"/>
          <w:shd w:val="clear" w:color="auto" w:fill="FFFFFF"/>
        </w:rPr>
        <w:t xml:space="preserve"> owing to </w:t>
      </w:r>
      <w:r w:rsidR="006513C9">
        <w:rPr>
          <w:rFonts w:cstheme="minorHAnsi"/>
          <w:color w:val="202122"/>
          <w:shd w:val="clear" w:color="auto" w:fill="FFFFFF"/>
        </w:rPr>
        <w:lastRenderedPageBreak/>
        <w:t xml:space="preserve">its </w:t>
      </w:r>
      <w:r w:rsidR="00FC6E80" w:rsidRPr="00A017CB">
        <w:rPr>
          <w:rFonts w:cstheme="minorHAnsi"/>
          <w:color w:val="202122"/>
          <w:shd w:val="clear" w:color="auto" w:fill="FFFFFF"/>
        </w:rPr>
        <w:t>proximity to the clan’s winter villages</w:t>
      </w:r>
      <w:r w:rsidR="006513C9">
        <w:rPr>
          <w:rFonts w:cstheme="minorHAnsi"/>
          <w:color w:val="202122"/>
          <w:shd w:val="clear" w:color="auto" w:fill="FFFFFF"/>
        </w:rPr>
        <w:t xml:space="preserve"> and </w:t>
      </w:r>
      <w:r w:rsidR="00FC6E80" w:rsidRPr="00A017CB">
        <w:rPr>
          <w:rFonts w:cstheme="minorHAnsi"/>
          <w:color w:val="202122"/>
          <w:shd w:val="clear" w:color="auto" w:fill="FFFFFF"/>
        </w:rPr>
        <w:t>for hosting runs of chum (</w:t>
      </w:r>
      <w:r w:rsidR="00FC6E80" w:rsidRPr="00A017CB">
        <w:rPr>
          <w:i/>
          <w:iCs/>
        </w:rPr>
        <w:t>O</w:t>
      </w:r>
      <w:r w:rsidR="00FC6E80">
        <w:rPr>
          <w:i/>
          <w:iCs/>
        </w:rPr>
        <w:t>.</w:t>
      </w:r>
      <w:r w:rsidR="00FC6E80" w:rsidRPr="00A017CB">
        <w:rPr>
          <w:i/>
          <w:iCs/>
        </w:rPr>
        <w:t xml:space="preserve"> keta</w:t>
      </w:r>
      <w:r w:rsidR="00FC6E80" w:rsidRPr="00A017CB">
        <w:rPr>
          <w:rFonts w:cstheme="minorHAnsi"/>
          <w:color w:val="202122"/>
          <w:shd w:val="clear" w:color="auto" w:fill="FFFFFF"/>
        </w:rPr>
        <w:t>), coho (</w:t>
      </w:r>
      <w:r w:rsidR="00FC6E80" w:rsidRPr="00A017CB">
        <w:rPr>
          <w:rFonts w:cstheme="minorHAnsi"/>
          <w:i/>
          <w:iCs/>
          <w:color w:val="202122"/>
          <w:shd w:val="clear" w:color="auto" w:fill="FFFFFF"/>
        </w:rPr>
        <w:t>O. kisutch</w:t>
      </w:r>
      <w:r w:rsidR="00FC6E80" w:rsidRPr="00A017CB">
        <w:rPr>
          <w:rFonts w:cstheme="minorHAnsi"/>
          <w:color w:val="202122"/>
          <w:shd w:val="clear" w:color="auto" w:fill="FFFFFF"/>
        </w:rPr>
        <w:t>), Chinook (</w:t>
      </w:r>
      <w:r w:rsidR="00FC6E80" w:rsidRPr="00A017CB">
        <w:rPr>
          <w:rFonts w:cstheme="minorHAnsi"/>
          <w:i/>
          <w:iCs/>
          <w:color w:val="202122"/>
          <w:shd w:val="clear" w:color="auto" w:fill="FFFFFF"/>
        </w:rPr>
        <w:t>O. tshawytscha</w:t>
      </w:r>
      <w:r w:rsidR="00FC6E80" w:rsidRPr="00A017CB">
        <w:rPr>
          <w:rFonts w:cstheme="minorHAnsi"/>
          <w:color w:val="202122"/>
          <w:shd w:val="clear" w:color="auto" w:fill="FFFFFF"/>
        </w:rPr>
        <w:t xml:space="preserve">), and pink salmon (Thornton 1998). </w:t>
      </w:r>
      <w:commentRangeStart w:id="9"/>
      <w:r w:rsidR="00FC6E80">
        <w:t xml:space="preserve">Originally designated a National Monument in 1910 for the purpose of conserving the site of an 1804 battle </w:t>
      </w:r>
      <w:r w:rsidR="00FC6E80" w:rsidRPr="00A017CB">
        <w:rPr>
          <w:rFonts w:cstheme="minorHAnsi"/>
          <w:color w:val="202122"/>
          <w:shd w:val="clear" w:color="auto" w:fill="FFFFFF"/>
        </w:rPr>
        <w:t>between the native Tlingit Kiks.ádi clan and Russian colonizers</w:t>
      </w:r>
      <w:r w:rsidR="00FC6E80">
        <w:rPr>
          <w:rFonts w:cstheme="minorHAnsi"/>
          <w:color w:val="202122"/>
          <w:shd w:val="clear" w:color="auto" w:fill="FFFFFF"/>
        </w:rPr>
        <w:t xml:space="preserve">, </w:t>
      </w:r>
      <w:r w:rsidR="00FC6E80">
        <w:t>today the park is managed to</w:t>
      </w:r>
      <w:r w:rsidR="00FC6E80" w:rsidRPr="00A017CB">
        <w:rPr>
          <w:rFonts w:cstheme="minorHAnsi"/>
          <w:color w:val="202122"/>
          <w:shd w:val="clear" w:color="auto" w:fill="FFFFFF"/>
        </w:rPr>
        <w:t xml:space="preserve"> preserve </w:t>
      </w:r>
      <w:r w:rsidR="00FC6E80">
        <w:rPr>
          <w:rFonts w:cstheme="minorHAnsi"/>
          <w:color w:val="202122"/>
          <w:shd w:val="clear" w:color="auto" w:fill="FFFFFF"/>
        </w:rPr>
        <w:t xml:space="preserve">not only the historical battleground, but </w:t>
      </w:r>
      <w:r w:rsidR="00FC6E80" w:rsidRPr="00A017CB">
        <w:rPr>
          <w:rFonts w:cstheme="minorHAnsi"/>
          <w:color w:val="202122"/>
          <w:shd w:val="clear" w:color="auto" w:fill="FFFFFF"/>
        </w:rPr>
        <w:t xml:space="preserve">the </w:t>
      </w:r>
      <w:r w:rsidR="00FC6E80">
        <w:t>ecosystems</w:t>
      </w:r>
      <w:r w:rsidR="00FC6E80" w:rsidRPr="00A017CB">
        <w:rPr>
          <w:rFonts w:cstheme="minorHAnsi"/>
          <w:color w:val="202122"/>
          <w:shd w:val="clear" w:color="auto" w:fill="FFFFFF"/>
        </w:rPr>
        <w:t xml:space="preserve"> </w:t>
      </w:r>
      <w:r w:rsidR="00FC6E80">
        <w:rPr>
          <w:rFonts w:cstheme="minorHAnsi"/>
          <w:color w:val="202122"/>
          <w:shd w:val="clear" w:color="auto" w:fill="FFFFFF"/>
        </w:rPr>
        <w:t xml:space="preserve">and </w:t>
      </w:r>
      <w:r w:rsidR="00FC6E80" w:rsidRPr="00A017CB">
        <w:rPr>
          <w:rFonts w:cstheme="minorHAnsi"/>
          <w:color w:val="202122"/>
          <w:shd w:val="clear" w:color="auto" w:fill="FFFFFF"/>
        </w:rPr>
        <w:t>natural resources present in the surrounding area</w:t>
      </w:r>
      <w:r w:rsidR="00FC6E80">
        <w:rPr>
          <w:rFonts w:cstheme="minorHAnsi"/>
          <w:color w:val="202122"/>
          <w:shd w:val="clear" w:color="auto" w:fill="FFFFFF"/>
        </w:rPr>
        <w:t xml:space="preserve">. </w:t>
      </w:r>
      <w:commentRangeEnd w:id="9"/>
      <w:r w:rsidR="00142386">
        <w:rPr>
          <w:rStyle w:val="CommentReference"/>
          <w:rFonts w:cstheme="minorHAnsi"/>
          <w:color w:val="202122"/>
          <w:sz w:val="24"/>
          <w:szCs w:val="24"/>
          <w:shd w:val="clear" w:color="auto" w:fill="FFFFFF"/>
        </w:rPr>
        <w:commentReference w:id="9"/>
      </w:r>
    </w:p>
    <w:p w14:paraId="3EFEC78A" w14:textId="00EC0F75" w:rsidR="001F4F8B" w:rsidDel="00983E79" w:rsidRDefault="0027396A" w:rsidP="00FC6E80">
      <w:pPr>
        <w:spacing w:after="0" w:line="480" w:lineRule="auto"/>
        <w:ind w:firstLine="720"/>
        <w:rPr>
          <w:del w:id="10" w:author="Brian McGreal" w:date="2026-10-20T16:31:00Z" w16du:dateUtc="2026-10-20T23:31:00Z"/>
        </w:rPr>
      </w:pPr>
      <w:r>
        <w:rPr>
          <w:rFonts w:cstheme="minorHAnsi"/>
          <w:color w:val="202122"/>
          <w:shd w:val="clear" w:color="auto" w:fill="FFFFFF"/>
        </w:rPr>
        <w:t xml:space="preserve">While native to the Indian river, pink salmon abundances have </w:t>
      </w:r>
      <w:r w:rsidR="00FC6E80" w:rsidRPr="00CD14B8">
        <w:t>increased rapidly in the last</w:t>
      </w:r>
      <w:r w:rsidR="00FC6E80">
        <w:t xml:space="preserve"> 30</w:t>
      </w:r>
      <w:r w:rsidR="00FC6E80" w:rsidRPr="00CD14B8">
        <w:t xml:space="preserve"> years</w:t>
      </w:r>
      <w:r w:rsidR="00FC6E80">
        <w:t xml:space="preserve">. </w:t>
      </w:r>
      <w:commentRangeStart w:id="11"/>
      <w:r w:rsidR="00FC6E80">
        <w:t>The Alaska Department of Fish and Game (ADFG) pe</w:t>
      </w:r>
      <w:commentRangeEnd w:id="11"/>
      <w:r w:rsidR="001F4F8B">
        <w:rPr>
          <w:rStyle w:val="CommentReference"/>
          <w:sz w:val="24"/>
          <w:szCs w:val="24"/>
        </w:rPr>
        <w:commentReference w:id="11"/>
      </w:r>
      <w:r w:rsidR="00FC6E80">
        <w:t xml:space="preserve">ak escapement surveys have estimated that, since 1980, </w:t>
      </w:r>
      <w:r w:rsidR="006513C9">
        <w:t xml:space="preserve">the population </w:t>
      </w:r>
      <w:r w:rsidR="00FC6E80">
        <w:t xml:space="preserve">has increased from several thousand to regularly exceeding 100,000 fish annually (Stopha 2015). </w:t>
      </w:r>
      <w:commentRangeStart w:id="12"/>
      <w:r w:rsidR="00983E79">
        <w:t>[[</w:t>
      </w:r>
      <w:r w:rsidR="00DE3165">
        <w:t xml:space="preserve">In 2023 the peak escapement </w:t>
      </w:r>
      <w:r w:rsidR="00562711">
        <w:t>was…</w:t>
      </w:r>
      <w:r w:rsidR="00983E79">
        <w:t xml:space="preserve"> ]]</w:t>
      </w:r>
      <w:commentRangeEnd w:id="12"/>
      <w:r w:rsidR="00983E79">
        <w:rPr>
          <w:rStyle w:val="CommentReference"/>
          <w:sz w:val="24"/>
          <w:szCs w:val="24"/>
        </w:rPr>
        <w:commentReference w:id="12"/>
      </w:r>
    </w:p>
    <w:p w14:paraId="76DFBECC" w14:textId="36876F74" w:rsidR="00C10491" w:rsidRDefault="00C10491" w:rsidP="00983E79">
      <w:pPr>
        <w:spacing w:after="0" w:line="480" w:lineRule="auto"/>
      </w:pPr>
      <w:r>
        <w:t>The park has concern over the increases in pink salmon as they can have deleterious impacts to the river ecosystem via a suite of mechansims.  When a large salmon run coincides with low stream flows and warm temperatures, dissolved oxygen concentrations may be diminished through both direct consumption of oxygen by living fish and the respiration of microbes decomposing their carcasses.  Severe hypoxia events capable of compromising a stream’s ability to sustain other resident fish species has been documented previously (Murphy 1985, Sergeant et al. 2023)</w:t>
      </w:r>
      <w:r w:rsidRPr="00F66941">
        <w:t xml:space="preserve">. In </w:t>
      </w:r>
      <w:r>
        <w:t xml:space="preserve">these </w:t>
      </w:r>
      <w:r w:rsidRPr="00F66941">
        <w:t>instance</w:t>
      </w:r>
      <w:r>
        <w:t>s</w:t>
      </w:r>
      <w:r w:rsidRPr="00F66941">
        <w:t>, females may die before spawning due to lowered oxygen levels (Sergeant et al. 2017, Tillotson and Quinn 2017).</w:t>
      </w:r>
      <w:r>
        <w:t xml:space="preserve">  </w:t>
      </w:r>
      <w:r w:rsidR="00983E79">
        <w:t>This phenomenon</w:t>
      </w:r>
      <w:r>
        <w:t xml:space="preserve"> has also been observed in the Indian River </w:t>
      </w:r>
      <w:commentRangeStart w:id="13"/>
      <w:r w:rsidR="00983E79">
        <w:t>[[</w:t>
      </w:r>
      <w:r>
        <w:t>(summarize Sergeant…)</w:t>
      </w:r>
      <w:r w:rsidR="00983E79">
        <w:t>]]</w:t>
      </w:r>
      <w:r>
        <w:t xml:space="preserve">  </w:t>
      </w:r>
      <w:commentRangeEnd w:id="13"/>
      <w:r w:rsidR="00983E79">
        <w:rPr>
          <w:rStyle w:val="CommentReference"/>
          <w:sz w:val="24"/>
          <w:szCs w:val="24"/>
        </w:rPr>
        <w:commentReference w:id="13"/>
      </w:r>
    </w:p>
    <w:p w14:paraId="131895B3" w14:textId="084D8C26" w:rsidR="00391B52" w:rsidRDefault="001F4F8B">
      <w:pPr>
        <w:spacing w:after="0" w:line="480" w:lineRule="auto"/>
        <w:ind w:firstLine="720"/>
        <w:rPr>
          <w:ins w:id="14" w:author="Gende, Scott M" w:date="2026-07-17T10:56:00Z" w16du:dateUtc="2026-07-17T18:56:00Z"/>
        </w:rPr>
        <w:pPrChange w:id="15" w:author="Gende, Scott M" w:date="2026-09-30T10:47:00Z" w16du:dateUtc="2026-09-30T18:47:00Z">
          <w:pPr>
            <w:spacing w:after="0" w:line="480" w:lineRule="auto"/>
          </w:pPr>
        </w:pPrChange>
      </w:pPr>
      <w:r>
        <w:t>The</w:t>
      </w:r>
      <w:r w:rsidR="004B15D9">
        <w:t xml:space="preserve"> marked increase </w:t>
      </w:r>
      <w:r>
        <w:t xml:space="preserve">in pink salmon in the early 1980s was </w:t>
      </w:r>
      <w:r w:rsidR="00FC6E80">
        <w:t>coincide</w:t>
      </w:r>
      <w:r w:rsidR="004B15D9">
        <w:t xml:space="preserve">nt with </w:t>
      </w:r>
      <w:r w:rsidR="00DD36B5">
        <w:t xml:space="preserve">the </w:t>
      </w:r>
      <w:r w:rsidR="00562711">
        <w:t>opening</w:t>
      </w:r>
      <w:r w:rsidR="00DD36B5">
        <w:t xml:space="preserve"> of the </w:t>
      </w:r>
      <w:r w:rsidR="00FC6E80">
        <w:t>Sheldon Jackson Hatchery (SJH), a salmon hatchery located approximately 1 km</w:t>
      </w:r>
      <w:r w:rsidR="00FC6E80" w:rsidRPr="00CD14B8">
        <w:t xml:space="preserve"> from the mouth of </w:t>
      </w:r>
      <w:r w:rsidR="00FC6E80" w:rsidRPr="00CF3314">
        <w:t>the Indian River</w:t>
      </w:r>
      <w:r w:rsidR="00FC6E80">
        <w:t xml:space="preserve"> (Figure 1). </w:t>
      </w:r>
      <w:r w:rsidR="00391B52">
        <w:t xml:space="preserve">Established in 1975, </w:t>
      </w:r>
      <w:r w:rsidR="00F17455">
        <w:t>pink salmon</w:t>
      </w:r>
      <w:r w:rsidR="00F17455">
        <w:t xml:space="preserve"> </w:t>
      </w:r>
      <w:r w:rsidR="00983E79">
        <w:t xml:space="preserve">broodstock was sourced </w:t>
      </w:r>
      <w:r w:rsidR="00983E79">
        <w:lastRenderedPageBreak/>
        <w:t xml:space="preserve">from pink salmon at the Indian River (even years) and </w:t>
      </w:r>
      <w:r w:rsidR="00FC6E80" w:rsidRPr="00CD14B8">
        <w:t xml:space="preserve">nearby </w:t>
      </w:r>
      <w:commentRangeStart w:id="16"/>
      <w:r w:rsidR="00FC6E80" w:rsidRPr="00CD14B8">
        <w:t>Starrigavan Creek</w:t>
      </w:r>
      <w:commentRangeEnd w:id="16"/>
      <w:r w:rsidR="00391B52">
        <w:rPr>
          <w:rStyle w:val="CommentReference"/>
          <w:sz w:val="24"/>
          <w:szCs w:val="24"/>
        </w:rPr>
        <w:commentReference w:id="16"/>
      </w:r>
      <w:r w:rsidR="00FC6E80">
        <w:t xml:space="preserve"> (odd years). </w:t>
      </w:r>
      <w:r w:rsidR="00391B52">
        <w:t xml:space="preserve"> </w:t>
      </w:r>
      <w:r w:rsidR="00F17455">
        <w:t>The hatchery was initially permitted to spawn 1 million pink salmon eggs each year</w:t>
      </w:r>
      <w:r w:rsidR="00F17455">
        <w:t>, with this number being increased to 3 million in 2010</w:t>
      </w:r>
      <w:r w:rsidR="00835E7A">
        <w:t xml:space="preserve">, with most hatchery-reared embryos surviving to be released as fry to the ocean (Stopha 2015).  </w:t>
      </w:r>
    </w:p>
    <w:p w14:paraId="3E9EBDAC" w14:textId="7B09AD58" w:rsidR="0027396A" w:rsidRDefault="0027396A" w:rsidP="00391B52">
      <w:pPr>
        <w:spacing w:after="0" w:line="480" w:lineRule="auto"/>
        <w:ind w:firstLine="720"/>
        <w:rPr>
          <w:ins w:id="17" w:author="Gende, Scott M" w:date="2026-07-20T15:01:00Z" w16du:dateUtc="2026-07-20T23:01:00Z"/>
        </w:rPr>
      </w:pPr>
      <w:commentRangeStart w:id="18"/>
      <w:ins w:id="19" w:author="Gende, Scott M" w:date="2026-07-20T14:58:00Z" w16du:dateUtc="2026-07-20T22:58:00Z">
        <w:r>
          <w:t xml:space="preserve">The increase in pink salmon is likely </w:t>
        </w:r>
      </w:ins>
      <w:ins w:id="20" w:author="Gende, Scott M" w:date="2026-07-20T14:59:00Z" w16du:dateUtc="2026-07-20T22:59:00Z">
        <w:r>
          <w:t xml:space="preserve">related to straying of fish that were reared in the hatchery but return as adults to spawn in the Indian River. </w:t>
        </w:r>
        <w:del w:id="21" w:author="Brian McGreal" w:date="2026-10-20T16:46:00Z" w16du:dateUtc="2026-10-20T23:46:00Z">
          <w:r w:rsidDel="00C21F24">
            <w:delText xml:space="preserve"> </w:delText>
          </w:r>
        </w:del>
      </w:ins>
      <w:ins w:id="22" w:author="Gende, Scott M" w:date="2026-07-20T15:00:00Z" w16du:dateUtc="2026-07-20T23:00:00Z">
        <w:r>
          <w:t>While h</w:t>
        </w:r>
      </w:ins>
      <w:ins w:id="23" w:author="Gende, Scott M" w:date="2026-07-20T10:48:00Z" w16du:dateUtc="2026-07-20T18:48:00Z">
        <w:r w:rsidR="00835E7A">
          <w:t xml:space="preserve">oming by adult salmon to their natal streams is </w:t>
        </w:r>
      </w:ins>
      <w:ins w:id="24" w:author="Gende, Scott M" w:date="2026-07-20T10:49:00Z" w16du:dateUtc="2026-07-20T18:49:00Z">
        <w:r w:rsidR="00835E7A">
          <w:t xml:space="preserve">often </w:t>
        </w:r>
      </w:ins>
      <w:ins w:id="25" w:author="Gende, Scott M" w:date="2026-07-20T10:48:00Z" w16du:dateUtc="2026-07-20T18:48:00Z">
        <w:r w:rsidR="00835E7A">
          <w:t xml:space="preserve">imperfect and the </w:t>
        </w:r>
      </w:ins>
      <w:ins w:id="26" w:author="Gende, Scott M" w:date="2026-07-20T10:49:00Z" w16du:dateUtc="2026-07-20T18:49:00Z">
        <w:r w:rsidR="00835E7A">
          <w:t xml:space="preserve">‘straying’ of fish into other streams </w:t>
        </w:r>
      </w:ins>
      <w:ins w:id="27" w:author="Gende, Scott M" w:date="2026-07-20T10:48:00Z" w16du:dateUtc="2026-07-20T18:48:00Z">
        <w:r w:rsidR="00835E7A">
          <w:t>has adaptive value (Quinn 2018)</w:t>
        </w:r>
      </w:ins>
      <w:ins w:id="28" w:author="Gende, Scott M" w:date="2026-07-20T15:00:00Z" w16du:dateUtc="2026-07-20T23:00:00Z">
        <w:r>
          <w:t xml:space="preserve">, straying of hatchery fish into </w:t>
        </w:r>
      </w:ins>
      <w:ins w:id="29" w:author="Gende, Scott M" w:date="2026-07-20T15:02:00Z" w16du:dateUtc="2026-07-20T23:02:00Z">
        <w:r>
          <w:t xml:space="preserve">nearby streams </w:t>
        </w:r>
      </w:ins>
      <w:ins w:id="30" w:author="Gende, Scott M" w:date="2026-07-20T15:00:00Z" w16du:dateUtc="2026-07-20T23:00:00Z">
        <w:r>
          <w:t xml:space="preserve">is typically a management concern.  </w:t>
        </w:r>
      </w:ins>
      <w:ins w:id="31" w:author="Gende, Scott M" w:date="2026-07-20T15:01:00Z" w16du:dateUtc="2026-07-20T23:01:00Z">
        <w:r w:rsidRPr="00CB640B">
          <w:rPr>
            <w:i/>
            <w:iCs/>
            <w:rPrChange w:id="32" w:author="Gende, Scott M" w:date="2026-09-15T16:20:00Z" w16du:dateUtc="2026-09-16T00:20:00Z">
              <w:rPr/>
            </w:rPrChange>
          </w:rPr>
          <w:t xml:space="preserve">1 sentence on </w:t>
        </w:r>
      </w:ins>
      <w:ins w:id="33" w:author="Gende, Scott M" w:date="2026-07-20T15:03:00Z" w16du:dateUtc="2026-07-20T23:03:00Z">
        <w:r w:rsidRPr="00CB640B">
          <w:rPr>
            <w:i/>
            <w:iCs/>
            <w:rPrChange w:id="34" w:author="Gende, Scott M" w:date="2026-09-15T16:20:00Z" w16du:dateUtc="2026-09-16T00:20:00Z">
              <w:rPr/>
            </w:rPrChange>
          </w:rPr>
          <w:t>hybridization and reduction in local adaptation</w:t>
        </w:r>
        <w:r>
          <w:t>.  The Alaska Dept Fish and game have a management target of no more than 2%......</w:t>
        </w:r>
      </w:ins>
      <w:ins w:id="35" w:author="Gende, Scott M" w:date="2026-07-20T10:48:00Z" w16du:dateUtc="2026-07-20T18:48:00Z">
        <w:r w:rsidR="00835E7A">
          <w:t xml:space="preserve">(Anderson et al. 2014, McMillan et al. 2023, May et al. 2024). </w:t>
        </w:r>
      </w:ins>
      <w:ins w:id="36" w:author="Gende, Scott M" w:date="2026-07-20T10:50:00Z" w16du:dateUtc="2026-07-20T18:50:00Z">
        <w:r w:rsidR="00835E7A">
          <w:t xml:space="preserve">  </w:t>
        </w:r>
      </w:ins>
      <w:ins w:id="37" w:author="Gende, Scott M" w:date="2026-09-15T15:46:00Z" w16du:dateUtc="2026-09-15T23:46:00Z">
        <w:r w:rsidR="00FD2FB3">
          <w:t>I</w:t>
        </w:r>
      </w:ins>
      <w:ins w:id="38" w:author="Gende, Scott M" w:date="2026-07-20T15:03:00Z" w16du:dateUtc="2026-07-20T23:03:00Z">
        <w:r>
          <w:t xml:space="preserve">n the </w:t>
        </w:r>
      </w:ins>
      <w:ins w:id="39" w:author="Gende, Scott M" w:date="2026-07-20T15:04:00Z" w16du:dateUtc="2026-07-20T23:04:00Z">
        <w:r>
          <w:t xml:space="preserve">Indian River </w:t>
        </w:r>
        <w:r w:rsidRPr="0027396A">
          <w:t>‘stray’ pink salmon that originated in the hatchery were found to make up one third of all individuals sampled in a year, although the rates of straying observed vary considerably (Gende and Carter 2015, Stopha 2015, Alaska Department of Fish and Game 2024b)</w:t>
        </w:r>
        <w:r>
          <w:t xml:space="preserve">.  </w:t>
        </w:r>
      </w:ins>
      <w:ins w:id="40" w:author="Gende, Scott M" w:date="2026-09-15T16:20:00Z" w16du:dateUtc="2026-09-16T00:20:00Z">
        <w:r w:rsidR="00CB640B">
          <w:t>.</w:t>
        </w:r>
        <w:r w:rsidR="00CB640B">
          <w:rPr>
            <w:strike/>
          </w:rPr>
          <w:t xml:space="preserve">  </w:t>
        </w:r>
        <w:r w:rsidR="00CB640B">
          <w:t>Wild salmon can be differentiated from hatchery fish because all pink salmon released by the hatchery are subject to otolith marking</w:t>
        </w:r>
      </w:ins>
      <w:commentRangeEnd w:id="18"/>
      <w:r w:rsidR="00C21F24">
        <w:rPr>
          <w:rStyle w:val="CommentReference"/>
          <w:sz w:val="24"/>
          <w:szCs w:val="24"/>
        </w:rPr>
        <w:commentReference w:id="18"/>
      </w:r>
    </w:p>
    <w:p w14:paraId="4C8C06F3" w14:textId="6EAE8F7D" w:rsidR="00FC6E80" w:rsidRDefault="00FD2FB3" w:rsidP="00391B52">
      <w:pPr>
        <w:spacing w:after="0" w:line="480" w:lineRule="auto"/>
        <w:ind w:firstLine="720"/>
      </w:pPr>
      <w:ins w:id="41" w:author="Gende, Scott M" w:date="2026-09-15T15:46:00Z" w16du:dateUtc="2026-09-15T23:46:00Z">
        <w:r>
          <w:t>T</w:t>
        </w:r>
      </w:ins>
      <w:ins w:id="42" w:author="Gende, Scott M" w:date="2026-07-17T10:57:00Z" w16du:dateUtc="2026-07-17T18:57:00Z">
        <w:r w:rsidR="00391B52">
          <w:t xml:space="preserve">he hydrology and proximity of the </w:t>
        </w:r>
      </w:ins>
      <w:ins w:id="43" w:author="Gende, Scott M" w:date="2026-07-20T10:50:00Z" w16du:dateUtc="2026-07-20T18:50:00Z">
        <w:r w:rsidR="00835E7A">
          <w:t xml:space="preserve">SJC </w:t>
        </w:r>
      </w:ins>
      <w:ins w:id="44" w:author="Gende, Scott M" w:date="2026-07-17T10:57:00Z" w16du:dateUtc="2026-07-17T18:57:00Z">
        <w:r w:rsidR="00391B52">
          <w:t>hatchery</w:t>
        </w:r>
      </w:ins>
      <w:ins w:id="45" w:author="Gende, Scott M" w:date="2026-09-15T15:46:00Z" w16du:dateUtc="2026-09-15T23:46:00Z">
        <w:r>
          <w:t xml:space="preserve"> has</w:t>
        </w:r>
      </w:ins>
      <w:ins w:id="46" w:author="Gende, Scott M" w:date="2026-07-17T10:57:00Z" w16du:dateUtc="2026-07-17T18:57:00Z">
        <w:r w:rsidR="00391B52">
          <w:t xml:space="preserve"> likely contribute</w:t>
        </w:r>
      </w:ins>
      <w:ins w:id="47" w:author="Gende, Scott M" w:date="2026-09-15T15:46:00Z" w16du:dateUtc="2026-09-15T23:46:00Z">
        <w:r>
          <w:t>d</w:t>
        </w:r>
      </w:ins>
      <w:ins w:id="48" w:author="Gende, Scott M" w:date="2026-07-17T10:57:00Z" w16du:dateUtc="2026-07-17T18:57:00Z">
        <w:r w:rsidR="00391B52">
          <w:t xml:space="preserve"> to elevated rates of straying of fish</w:t>
        </w:r>
      </w:ins>
      <w:ins w:id="49" w:author="Gende, Scott M" w:date="2026-07-20T10:50:00Z" w16du:dateUtc="2026-07-20T18:50:00Z">
        <w:r w:rsidR="00835E7A">
          <w:t xml:space="preserve"> into </w:t>
        </w:r>
      </w:ins>
      <w:ins w:id="50" w:author="Gende, Scott M" w:date="2026-07-17T10:58:00Z" w16du:dateUtc="2026-07-17T18:58:00Z">
        <w:r w:rsidR="00391B52">
          <w:t xml:space="preserve">the Indian River.  </w:t>
        </w:r>
      </w:ins>
      <w:ins w:id="51" w:author="Gende, Scott M" w:date="2026-09-15T15:47:00Z" w16du:dateUtc="2026-09-15T23:47:00Z">
        <w:r>
          <w:t>Hatchery operations utilize</w:t>
        </w:r>
      </w:ins>
      <w:ins w:id="52" w:author="Gende, Scott M" w:date="2026-07-17T10:58:00Z" w16du:dateUtc="2026-07-17T18:58:00Z">
        <w:r w:rsidR="00391B52">
          <w:t xml:space="preserve"> </w:t>
        </w:r>
      </w:ins>
      <w:del w:id="53" w:author="Gende, Scott M" w:date="2026-07-17T10:58:00Z" w16du:dateUtc="2026-07-17T18:58:00Z">
        <w:r w:rsidR="00FC6E80" w:rsidDel="00391B52">
          <w:delText xml:space="preserve">Indian River </w:delText>
        </w:r>
      </w:del>
      <w:r w:rsidR="00FC6E80">
        <w:t xml:space="preserve">water </w:t>
      </w:r>
      <w:del w:id="54" w:author="Gende, Scott M" w:date="2026-07-17T10:58:00Z" w16du:dateUtc="2026-07-17T18:58:00Z">
        <w:r w:rsidR="00FC6E80" w:rsidDel="00391B52">
          <w:delText xml:space="preserve">is </w:delText>
        </w:r>
      </w:del>
      <w:ins w:id="55" w:author="Gende, Scott M" w:date="2026-07-17T10:58:00Z" w16du:dateUtc="2026-07-17T18:58:00Z">
        <w:r w:rsidR="00391B52">
          <w:t>from the Indian River</w:t>
        </w:r>
      </w:ins>
      <w:ins w:id="56" w:author="Gende, Scott M" w:date="2026-09-15T15:47:00Z" w16du:dateUtc="2026-09-15T23:47:00Z">
        <w:r>
          <w:t>, which</w:t>
        </w:r>
      </w:ins>
      <w:ins w:id="57" w:author="Gende, Scott M" w:date="2026-07-17T10:58:00Z" w16du:dateUtc="2026-07-17T18:58:00Z">
        <w:r w:rsidR="00391B52">
          <w:t xml:space="preserve"> </w:t>
        </w:r>
      </w:ins>
      <w:ins w:id="58" w:author="Gende, Scott M" w:date="2026-07-17T10:59:00Z" w16du:dateUtc="2026-07-17T18:59:00Z">
        <w:r w:rsidR="00391B52">
          <w:t xml:space="preserve">is diverted </w:t>
        </w:r>
      </w:ins>
      <w:del w:id="59" w:author="Gende, Scott M" w:date="2026-07-17T10:59:00Z" w16du:dateUtc="2026-07-17T18:59:00Z">
        <w:r w:rsidR="00FC6E80" w:rsidDel="00391B52">
          <w:delText xml:space="preserve">diverted </w:delText>
        </w:r>
      </w:del>
      <w:ins w:id="60" w:author="Gende, Scott M" w:date="2026-07-17T10:59:00Z" w16du:dateUtc="2026-07-17T18:59:00Z">
        <w:r w:rsidR="00391B52">
          <w:t xml:space="preserve">just </w:t>
        </w:r>
      </w:ins>
      <w:r w:rsidR="00FC6E80">
        <w:t>upriver of SITK’s boundaries</w:t>
      </w:r>
      <w:del w:id="61" w:author="Gende, Scott M" w:date="2026-07-17T10:59:00Z" w16du:dateUtc="2026-07-17T18:59:00Z">
        <w:r w:rsidR="00FC6E80" w:rsidDel="00391B52">
          <w:delText xml:space="preserve"> to maintain hatchery operations</w:delText>
        </w:r>
      </w:del>
      <w:r w:rsidR="00FC6E80">
        <w:t xml:space="preserve">. </w:t>
      </w:r>
      <w:r w:rsidR="00FC6E80" w:rsidRPr="00CD14B8">
        <w:t>This water is u</w:t>
      </w:r>
      <w:ins w:id="62" w:author="Gende, Scott M" w:date="2026-07-17T11:00:00Z" w16du:dateUtc="2026-07-17T19:00:00Z">
        <w:r w:rsidR="00391B52">
          <w:t xml:space="preserve">tilized for rearing salmon fry </w:t>
        </w:r>
      </w:ins>
      <w:del w:id="63" w:author="Gende, Scott M" w:date="2026-07-17T11:00:00Z" w16du:dateUtc="2026-07-17T19:00:00Z">
        <w:r w:rsidR="00FC6E80" w:rsidRPr="00CD14B8" w:rsidDel="00391B52">
          <w:delText>sed to rear salmon fry</w:delText>
        </w:r>
      </w:del>
      <w:ins w:id="64" w:author="Gende, Scott M" w:date="2026-07-17T10:59:00Z" w16du:dateUtc="2026-07-17T18:59:00Z">
        <w:r w:rsidR="00391B52">
          <w:t>throughout the year</w:t>
        </w:r>
      </w:ins>
      <w:r w:rsidR="00FC6E80" w:rsidRPr="00CD14B8">
        <w:t>, which imprint on its distinct chemical signature</w:t>
      </w:r>
      <w:ins w:id="65" w:author="Gende, Scott M" w:date="2026-07-17T10:59:00Z" w16du:dateUtc="2026-07-17T18:59:00Z">
        <w:r w:rsidR="00391B52">
          <w:t xml:space="preserve"> (REF)</w:t>
        </w:r>
      </w:ins>
      <w:ins w:id="66" w:author="Gende, Scott M" w:date="2026-07-17T11:01:00Z" w16du:dateUtc="2026-07-17T19:01:00Z">
        <w:r w:rsidR="00391B52">
          <w:t xml:space="preserve">.  The water is also released into the estuary during the </w:t>
        </w:r>
      </w:ins>
      <w:del w:id="67" w:author="Gende, Scott M" w:date="2026-07-17T11:01:00Z" w16du:dateUtc="2026-07-17T19:01:00Z">
        <w:r w:rsidR="00FC6E80" w:rsidDel="00391B52">
          <w:delText>, and d</w:delText>
        </w:r>
        <w:r w:rsidR="00FC6E80" w:rsidRPr="00CD14B8" w:rsidDel="00391B52">
          <w:delText xml:space="preserve">uring </w:delText>
        </w:r>
      </w:del>
      <w:ins w:id="68" w:author="Gende, Scott M" w:date="2026-07-17T11:00:00Z" w16du:dateUtc="2026-07-17T19:00:00Z">
        <w:r w:rsidR="00391B52">
          <w:t xml:space="preserve"> </w:t>
        </w:r>
      </w:ins>
      <w:r w:rsidR="00FC6E80" w:rsidRPr="00CD14B8">
        <w:t xml:space="preserve">spawning season </w:t>
      </w:r>
      <w:ins w:id="69" w:author="Gende, Scott M" w:date="2026-07-17T11:00:00Z" w16du:dateUtc="2026-07-17T19:00:00Z">
        <w:r w:rsidR="00391B52">
          <w:t xml:space="preserve">to attract </w:t>
        </w:r>
      </w:ins>
      <w:ins w:id="70" w:author="Gende, Scott M" w:date="2026-07-17T11:01:00Z" w16du:dateUtc="2026-07-17T19:01:00Z">
        <w:r w:rsidR="00391B52">
          <w:t xml:space="preserve">returning </w:t>
        </w:r>
      </w:ins>
      <w:ins w:id="71" w:author="Gende, Scott M" w:date="2026-07-17T11:02:00Z" w16du:dateUtc="2026-07-17T19:02:00Z">
        <w:r w:rsidR="00391B52">
          <w:t>adult salmon.</w:t>
        </w:r>
      </w:ins>
      <w:del w:id="72" w:author="Gende, Scott M" w:date="2026-07-17T11:02:00Z" w16du:dateUtc="2026-07-17T19:02:00Z">
        <w:r w:rsidR="00FC6E80" w:rsidRPr="00CD14B8" w:rsidDel="00391B52">
          <w:delText xml:space="preserve">this diverted </w:delText>
        </w:r>
        <w:r w:rsidR="00FC6E80" w:rsidDel="00391B52">
          <w:delText>Indian River w</w:delText>
        </w:r>
        <w:r w:rsidR="00FC6E80" w:rsidRPr="00CD14B8" w:rsidDel="00391B52">
          <w:delText xml:space="preserve">ater is </w:delText>
        </w:r>
        <w:r w:rsidR="00FC6E80" w:rsidDel="00391B52">
          <w:delText>releas</w:delText>
        </w:r>
        <w:r w:rsidR="00FC6E80" w:rsidRPr="00CD14B8" w:rsidDel="00391B52">
          <w:delText xml:space="preserve">ed into the bay near the hatchery to attract </w:delText>
        </w:r>
        <w:r w:rsidR="00FC6E80" w:rsidRPr="00CD14B8" w:rsidDel="00391B52">
          <w:lastRenderedPageBreak/>
          <w:delText xml:space="preserve">returning </w:delText>
        </w:r>
        <w:r w:rsidR="00FC6E80" w:rsidDel="00391B52">
          <w:delText>fish.</w:delText>
        </w:r>
      </w:del>
      <w:r w:rsidR="00FC6E80">
        <w:t xml:space="preserve"> </w:t>
      </w:r>
      <w:ins w:id="73" w:author="Gende, Scott M" w:date="2026-07-17T11:02:00Z" w16du:dateUtc="2026-07-17T19:02:00Z">
        <w:r w:rsidR="00391B52">
          <w:t xml:space="preserve"> </w:t>
        </w:r>
      </w:ins>
      <w:del w:id="74" w:author="Gende, Scott M" w:date="2026-07-17T11:02:00Z" w16du:dateUtc="2026-07-17T19:02:00Z">
        <w:r w:rsidR="00FC6E80" w:rsidDel="00391B52">
          <w:delText>T</w:delText>
        </w:r>
      </w:del>
      <w:del w:id="75" w:author="Gende, Scott M" w:date="2026-07-20T10:45:00Z" w16du:dateUtc="2026-07-20T18:45:00Z">
        <w:r w:rsidR="00FC6E80" w:rsidDel="00835E7A">
          <w:delText xml:space="preserve">he hatchery was </w:delText>
        </w:r>
      </w:del>
      <w:del w:id="76" w:author="Gende, Scott M" w:date="2026-07-17T11:02:00Z" w16du:dateUtc="2026-07-17T19:02:00Z">
        <w:r w:rsidR="00FC6E80" w:rsidDel="00391B52">
          <w:delText xml:space="preserve">initially </w:delText>
        </w:r>
      </w:del>
      <w:del w:id="77" w:author="Gende, Scott M" w:date="2026-07-20T10:45:00Z" w16du:dateUtc="2026-07-20T18:45:00Z">
        <w:r w:rsidR="00FC6E80" w:rsidDel="00835E7A">
          <w:delText>permitted to</w:delText>
        </w:r>
      </w:del>
      <w:del w:id="78" w:author="Gende, Scott M" w:date="2026-07-17T11:02:00Z" w16du:dateUtc="2026-07-17T19:02:00Z">
        <w:r w:rsidR="00FC6E80" w:rsidDel="00391B52">
          <w:delText xml:space="preserve"> spawn </w:delText>
        </w:r>
      </w:del>
      <w:del w:id="79" w:author="Gende, Scott M" w:date="2026-07-20T10:45:00Z" w16du:dateUtc="2026-07-20T18:45:00Z">
        <w:r w:rsidR="00FC6E80" w:rsidDel="00835E7A">
          <w:delText xml:space="preserve">1 million </w:delText>
        </w:r>
      </w:del>
      <w:del w:id="80" w:author="Gende, Scott M" w:date="2026-07-17T11:03:00Z" w16du:dateUtc="2026-07-17T19:03:00Z">
        <w:r w:rsidR="00FC6E80" w:rsidDel="00391B52">
          <w:delText xml:space="preserve">pink salmon eggs each year, but that was increased </w:delText>
        </w:r>
      </w:del>
      <w:del w:id="81" w:author="Gende, Scott M" w:date="2026-07-20T10:45:00Z" w16du:dateUtc="2026-07-20T18:45:00Z">
        <w:r w:rsidR="00FC6E80" w:rsidDel="00835E7A">
          <w:delText>to 3 million</w:delText>
        </w:r>
      </w:del>
      <w:del w:id="82" w:author="Gende, Scott M" w:date="2026-07-17T11:03:00Z" w16du:dateUtc="2026-07-17T19:03:00Z">
        <w:r w:rsidR="00FC6E80" w:rsidDel="00391B52">
          <w:delText xml:space="preserve"> eggs</w:delText>
        </w:r>
      </w:del>
      <w:del w:id="83" w:author="Gende, Scott M" w:date="2026-07-17T11:02:00Z" w16du:dateUtc="2026-07-17T19:02:00Z">
        <w:r w:rsidR="00FC6E80" w:rsidDel="00391B52">
          <w:delText xml:space="preserve"> in 2010</w:delText>
        </w:r>
      </w:del>
      <w:del w:id="84" w:author="Gende, Scott M" w:date="2026-07-20T10:45:00Z" w16du:dateUtc="2026-07-20T18:45:00Z">
        <w:r w:rsidR="00FC6E80" w:rsidDel="00835E7A">
          <w:delText>, with most hatchery-reared embryos surviving to be released as fry to the ocean (Stopha 2015).</w:delText>
        </w:r>
      </w:del>
    </w:p>
    <w:p w14:paraId="32F363E2" w14:textId="77777777" w:rsidR="00FC6E80" w:rsidRDefault="00FC6E80" w:rsidP="00FC6E80">
      <w:pPr>
        <w:pStyle w:val="ListParagraph"/>
        <w:spacing w:after="0" w:line="240" w:lineRule="auto"/>
        <w:ind w:left="0"/>
        <w:jc w:val="center"/>
        <w:rPr>
          <w:i/>
          <w:iCs/>
          <w:sz w:val="20"/>
          <w:szCs w:val="20"/>
        </w:rPr>
      </w:pPr>
      <w:r>
        <w:rPr>
          <w:noProof/>
        </w:rPr>
        <w:drawing>
          <wp:inline distT="0" distB="0" distL="0" distR="0" wp14:anchorId="28AA2213" wp14:editId="21E9F4FE">
            <wp:extent cx="6304991" cy="4743564"/>
            <wp:effectExtent l="0" t="0" r="635" b="0"/>
            <wp:docPr id="883393892" name="Picture 883393892"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1324" cy="4763375"/>
                    </a:xfrm>
                    <a:prstGeom prst="rect">
                      <a:avLst/>
                    </a:prstGeom>
                  </pic:spPr>
                </pic:pic>
              </a:graphicData>
            </a:graphic>
          </wp:inline>
        </w:drawing>
      </w:r>
    </w:p>
    <w:p w14:paraId="3E4B9325" w14:textId="77777777" w:rsidR="00FC6E80" w:rsidRDefault="00FC6E80" w:rsidP="00FC6E80">
      <w:pPr>
        <w:spacing w:after="0" w:line="240" w:lineRule="auto"/>
        <w:rPr>
          <w:i/>
          <w:iCs/>
          <w:sz w:val="20"/>
          <w:szCs w:val="20"/>
        </w:rPr>
      </w:pPr>
    </w:p>
    <w:p w14:paraId="7458B533" w14:textId="77777777" w:rsidR="00FC6E80" w:rsidRPr="00E507FB" w:rsidRDefault="00FC6E80" w:rsidP="00FC6E80">
      <w:pPr>
        <w:spacing w:after="0" w:line="240" w:lineRule="auto"/>
        <w:ind w:right="-720"/>
        <w:rPr>
          <w:sz w:val="20"/>
          <w:szCs w:val="20"/>
        </w:rPr>
      </w:pPr>
      <w:r w:rsidRPr="00E507FB">
        <w:rPr>
          <w:sz w:val="20"/>
          <w:szCs w:val="20"/>
        </w:rPr>
        <w:t>Figure 1: Location of Sheldon Jackson Hatchery (red star) and the mouth of the Indian River (red circle) in Sitka. The two highlighted points are approximately 1,650 ft (503m) apart. Credit: National Park Service, modified to include river mouth and hatchery location.</w:t>
      </w:r>
    </w:p>
    <w:p w14:paraId="0A2C5FAA" w14:textId="77777777" w:rsidR="00FC6E80" w:rsidRDefault="00FC6E80" w:rsidP="00FC6E80">
      <w:pPr>
        <w:spacing w:after="0" w:line="480" w:lineRule="auto"/>
        <w:ind w:firstLine="720"/>
      </w:pPr>
    </w:p>
    <w:p w14:paraId="635EB33B" w14:textId="468FC491" w:rsidR="00FC6E80" w:rsidRDefault="00FC6E80" w:rsidP="002A141F">
      <w:pPr>
        <w:spacing w:after="0" w:line="480" w:lineRule="auto"/>
        <w:ind w:firstLine="720"/>
      </w:pPr>
      <w:del w:id="85" w:author="Gende, Scott M" w:date="2026-09-15T16:21:00Z" w16du:dateUtc="2026-09-16T00:21:00Z">
        <w:r w:rsidDel="00CB640B">
          <w:delText xml:space="preserve">If all pink salmon reared at the hatchery returned to the hatchery, the population dynamics of salmon in the Indian River would be </w:delText>
        </w:r>
      </w:del>
      <w:del w:id="86" w:author="Gende, Scott M" w:date="2026-07-17T11:03:00Z" w16du:dateUtc="2026-07-17T19:03:00Z">
        <w:r w:rsidDel="00391B52">
          <w:delText xml:space="preserve">unaffected by </w:delText>
        </w:r>
      </w:del>
      <w:del w:id="87" w:author="Gende, Scott M" w:date="2026-09-15T16:21:00Z" w16du:dateUtc="2026-09-16T00:21:00Z">
        <w:r w:rsidDel="00CB640B">
          <w:delText xml:space="preserve">hatchery operations. </w:delText>
        </w:r>
      </w:del>
      <w:del w:id="88" w:author="Gende, Scott M" w:date="2026-09-30T10:50:00Z" w16du:dateUtc="2026-09-30T18:50:00Z">
        <w:r w:rsidDel="00C10491">
          <w:delText xml:space="preserve">However, </w:delText>
        </w:r>
      </w:del>
      <w:del w:id="89" w:author="Gende, Scott M" w:date="2026-07-20T10:48:00Z" w16du:dateUtc="2026-07-20T18:48:00Z">
        <w:r w:rsidDel="00835E7A">
          <w:delText>homing by salmon is imperfect and has adaptive value (Quinn 2018)</w:delText>
        </w:r>
      </w:del>
      <w:del w:id="90" w:author="Gende, Scott M" w:date="2026-07-17T11:06:00Z" w16du:dateUtc="2026-07-17T19:06:00Z">
        <w:r w:rsidDel="002A141F">
          <w:delText xml:space="preserve">. It has been shown that both the purposeful and incidental introduction of hatchery salmon into streams with native </w:delText>
        </w:r>
        <w:r w:rsidDel="002A141F">
          <w:lastRenderedPageBreak/>
          <w:delText xml:space="preserve">populations can contribute to increased abundances </w:delText>
        </w:r>
      </w:del>
      <w:del w:id="91" w:author="Gende, Scott M" w:date="2026-07-20T10:48:00Z" w16du:dateUtc="2026-07-20T18:48:00Z">
        <w:r w:rsidDel="00835E7A">
          <w:delText xml:space="preserve">(Anderson et al. 2014, McMillan et al. 2023, May et al. 2024). </w:delText>
        </w:r>
      </w:del>
      <w:del w:id="92" w:author="Gende, Scott M" w:date="2026-07-17T11:06:00Z" w16du:dateUtc="2026-07-17T19:06:00Z">
        <w:r w:rsidDel="002A141F">
          <w:delText>Evidence suggests that t</w:delText>
        </w:r>
      </w:del>
      <w:del w:id="93" w:author="Gende, Scott M" w:date="2026-07-17T11:07:00Z" w16du:dateUtc="2026-07-17T19:07:00Z">
        <w:r w:rsidDel="002A141F">
          <w:delText>he Indian River is no exception, and indeed it is possible that the Indian River sees higher than average levels of straying due to the proximity of SJH and the hatchery fish being reared in Indian River water.</w:delText>
        </w:r>
      </w:del>
      <w:del w:id="94" w:author="Gende, Scott M" w:date="2026-09-15T16:21:00Z" w16du:dateUtc="2026-09-16T00:21:00Z">
        <w:r w:rsidDel="00CB640B">
          <w:delText xml:space="preserve"> </w:delText>
        </w:r>
      </w:del>
      <w:del w:id="95" w:author="Gende, Scott M" w:date="2026-07-17T11:10:00Z" w16du:dateUtc="2026-07-17T19:10:00Z">
        <w:r w:rsidDel="002A141F">
          <w:delText>A</w:delText>
        </w:r>
      </w:del>
      <w:del w:id="96" w:author="Gende, Scott M" w:date="2026-09-15T16:20:00Z" w16du:dateUtc="2026-09-16T00:20:00Z">
        <w:r w:rsidDel="00CB640B">
          <w:delText xml:space="preserve">ll pink salmon released by </w:delText>
        </w:r>
      </w:del>
      <w:del w:id="97" w:author="Gende, Scott M" w:date="2026-07-17T11:10:00Z" w16du:dateUtc="2026-07-17T19:10:00Z">
        <w:r w:rsidDel="002A141F">
          <w:delText xml:space="preserve">SJH </w:delText>
        </w:r>
      </w:del>
      <w:del w:id="98" w:author="Gende, Scott M" w:date="2026-09-15T16:20:00Z" w16du:dateUtc="2026-09-16T00:20:00Z">
        <w:r w:rsidDel="00CB640B">
          <w:delText>are subject to otolith marking</w:delText>
        </w:r>
      </w:del>
      <w:del w:id="99" w:author="Gende, Scott M" w:date="2026-07-17T11:10:00Z" w16du:dateUtc="2026-07-17T19:10:00Z">
        <w:r w:rsidDel="002A141F">
          <w:delText xml:space="preserve">, and survey efforts at Indian River have at times found </w:delText>
        </w:r>
      </w:del>
      <w:del w:id="100" w:author="Gende, Scott M" w:date="2026-07-17T11:08:00Z" w16du:dateUtc="2026-07-17T19:08:00Z">
        <w:r w:rsidDel="002A141F">
          <w:delText>stray pink salmon from Sheldon Jackson Hatchery making up one third of all individuals sampled in a year, although the rates of straying observed vary considerably (Gende and Carter 2015, Stopha 2015, Alaska Department of Fish and Game 2024b).</w:delText>
        </w:r>
        <w:r w:rsidRPr="007D4A30" w:rsidDel="002A141F">
          <w:rPr>
            <w:strike/>
          </w:rPr>
          <w:delText xml:space="preserve"> </w:delText>
        </w:r>
      </w:del>
    </w:p>
    <w:p w14:paraId="430EBA4C" w14:textId="670B688A" w:rsidR="00FC6E80" w:rsidRDefault="00FC6E80" w:rsidP="00FC6E80">
      <w:pPr>
        <w:spacing w:after="0" w:line="480" w:lineRule="auto"/>
        <w:ind w:firstLine="720"/>
      </w:pPr>
      <w:del w:id="101" w:author="Gende, Scott M" w:date="2026-07-17T11:10:00Z" w16du:dateUtc="2026-07-17T19:10:00Z">
        <w:r w:rsidDel="002A141F">
          <w:delText>The possibility that pink salmon being reared and released by Sheldon Jackson hatchery may be contributing to the high abundances of fish observed at the Indian River in recent decades cannot be ignored. However, it is also critical to note that t</w:delText>
        </w:r>
      </w:del>
      <w:ins w:id="102" w:author="Gende, Scott M" w:date="2026-07-17T11:10:00Z" w16du:dateUtc="2026-07-17T19:10:00Z">
        <w:r w:rsidR="002A141F">
          <w:t>HOwever, straying is just one of se</w:t>
        </w:r>
      </w:ins>
      <w:ins w:id="103" w:author="Gende, Scott M" w:date="2026-07-17T11:11:00Z" w16du:dateUtc="2026-07-17T19:11:00Z">
        <w:r w:rsidR="002A141F">
          <w:t xml:space="preserve">veral factors that can lead to local abundance increases.  </w:t>
        </w:r>
      </w:ins>
      <w:del w:id="104" w:author="Gende, Scott M" w:date="2026-07-17T11:11:00Z" w16du:dateUtc="2026-07-17T19:11:00Z">
        <w:r w:rsidDel="002A141F">
          <w:delText>hese h</w:delText>
        </w:r>
      </w:del>
      <w:ins w:id="105" w:author="Gende, Scott M" w:date="2026-07-17T11:11:00Z" w16du:dateUtc="2026-07-17T19:11:00Z">
        <w:r w:rsidR="002A141F">
          <w:t>H</w:t>
        </w:r>
      </w:ins>
      <w:r>
        <w:t xml:space="preserve">igh densities may be naturally occurring phenomena, influenced by variation in stream conditions, ocean productivity, predation intensity, and commercial harvests, among other factors (Manhard et al. 2017). ADFG conducts regular monitoring of pink salmon index streams throughout southeast Alaska for the primary purpose of managing the commercial fishery, selected specifically to reflect natural conditions and a lack of undue anthropogenic influences.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The agency has recorded peak pink salmon escapement annually at 35 index streams in this region, and at Indian River as well (albeit with gaps in the time series). </w:t>
      </w:r>
      <w:commentRangeStart w:id="106"/>
      <w:r>
        <w:lastRenderedPageBreak/>
        <w:t xml:space="preserve">Along with other streams in the region, Indian River has seen an increase in peak escapement over the period of observation (Figure 2). </w:t>
      </w:r>
      <w:commentRangeEnd w:id="106"/>
      <w:r w:rsidR="004F5911">
        <w:rPr>
          <w:rStyle w:val="CommentReference"/>
          <w:sz w:val="24"/>
          <w:szCs w:val="24"/>
        </w:rPr>
        <w:commentReference w:id="106"/>
      </w:r>
    </w:p>
    <w:p w14:paraId="270DC39D" w14:textId="77777777" w:rsidR="00FC6E80" w:rsidRDefault="00FC6E80" w:rsidP="00FC6E80">
      <w:pPr>
        <w:pStyle w:val="ListParagraph"/>
        <w:spacing w:after="0" w:line="240" w:lineRule="auto"/>
        <w:ind w:left="0"/>
        <w:jc w:val="center"/>
        <w:rPr>
          <w:i/>
          <w:iCs/>
          <w:sz w:val="20"/>
          <w:szCs w:val="20"/>
        </w:rPr>
      </w:pPr>
      <w:r>
        <w:rPr>
          <w:i/>
          <w:iCs/>
          <w:noProof/>
          <w:sz w:val="20"/>
          <w:szCs w:val="20"/>
        </w:rPr>
        <w:drawing>
          <wp:inline distT="0" distB="0" distL="0" distR="0" wp14:anchorId="27686FB2" wp14:editId="6C91B4B6">
            <wp:extent cx="6239565" cy="2867025"/>
            <wp:effectExtent l="0" t="0" r="8890" b="0"/>
            <wp:docPr id="2083219616"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7009" cy="2884230"/>
                    </a:xfrm>
                    <a:prstGeom prst="rect">
                      <a:avLst/>
                    </a:prstGeom>
                    <a:noFill/>
                    <a:ln>
                      <a:noFill/>
                    </a:ln>
                  </pic:spPr>
                </pic:pic>
              </a:graphicData>
            </a:graphic>
          </wp:inline>
        </w:drawing>
      </w:r>
    </w:p>
    <w:p w14:paraId="561614E2" w14:textId="77777777" w:rsidR="00FC6E80" w:rsidRDefault="00FC6E80" w:rsidP="00FC6E80">
      <w:pPr>
        <w:spacing w:after="0" w:line="240" w:lineRule="auto"/>
        <w:rPr>
          <w:i/>
          <w:iCs/>
          <w:sz w:val="20"/>
          <w:szCs w:val="20"/>
        </w:rPr>
      </w:pPr>
    </w:p>
    <w:p w14:paraId="282BFA72" w14:textId="77777777" w:rsidR="00FC6E80" w:rsidRPr="00B304E3" w:rsidRDefault="00FC6E80" w:rsidP="00FC6E80">
      <w:pPr>
        <w:spacing w:after="0" w:line="240" w:lineRule="auto"/>
        <w:ind w:right="-720"/>
      </w:pPr>
      <w:r w:rsidRPr="00B304E3">
        <w:rPr>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3A33A0CF" w14:textId="77777777" w:rsidR="00FC6E80" w:rsidRDefault="00FC6E80" w:rsidP="00FC6E80">
      <w:pPr>
        <w:spacing w:after="0" w:line="480" w:lineRule="auto"/>
        <w:ind w:firstLine="720"/>
      </w:pPr>
    </w:p>
    <w:p w14:paraId="69AD0448" w14:textId="1823596F" w:rsidR="00FC6E80" w:rsidRDefault="00835E7A" w:rsidP="00FC6E80">
      <w:pPr>
        <w:spacing w:after="0" w:line="480" w:lineRule="auto"/>
        <w:ind w:firstLine="720"/>
        <w:rPr>
          <w:rFonts w:cstheme="minorHAnsi"/>
          <w:color w:val="202122"/>
          <w:shd w:val="clear" w:color="auto" w:fill="FFFFFF"/>
        </w:rPr>
      </w:pPr>
      <w:ins w:id="107" w:author="Gende, Scott M" w:date="2026-07-20T10:53:00Z" w16du:dateUtc="2026-07-20T18:53:00Z">
        <w:r>
          <w:t xml:space="preserve">In sum, the pink salmon populations in the Indian River are natural but likely have been supplemented owing to high straying rates over the past </w:t>
        </w:r>
      </w:ins>
      <w:ins w:id="108" w:author="Gende, Scott M" w:date="2026-07-20T10:54:00Z" w16du:dateUtc="2026-07-20T18:54:00Z">
        <w:r>
          <w:t>several decades.  What’s more, the issue of molecular hybridization (wild hybridizing with hatchery fish) and concerns about reduc</w:t>
        </w:r>
      </w:ins>
      <w:ins w:id="109" w:author="Gende, Scott M" w:date="2026-07-20T10:55:00Z" w16du:dateUtc="2026-07-20T18:55:00Z">
        <w:r>
          <w:t>ed fitness via lack of local adaptation are less important given the hatchery mostly used Indian River broodstock</w:t>
        </w:r>
      </w:ins>
      <w:ins w:id="110" w:author="Gende, Scott M" w:date="2026-07-20T10:56:00Z" w16du:dateUtc="2026-07-20T18:56:00Z">
        <w:r w:rsidR="00C35BE1">
          <w:t xml:space="preserve">.  </w:t>
        </w:r>
      </w:ins>
      <w:ins w:id="111" w:author="Gende, Scott M" w:date="2026-07-20T10:54:00Z" w16du:dateUtc="2026-07-20T18:54:00Z">
        <w:r>
          <w:t xml:space="preserve"> </w:t>
        </w:r>
      </w:ins>
      <w:ins w:id="112" w:author="Gende, Scott M" w:date="2026-09-15T16:23:00Z" w16du:dateUtc="2026-09-16T00:23:00Z">
        <w:r w:rsidR="00CB640B">
          <w:t>Thus, the issue shifts from concern from reduced fitness from hatchery hybridization to one of high abundances.  In addition to managing park for natural a</w:t>
        </w:r>
      </w:ins>
      <w:ins w:id="113" w:author="Gende, Scott M" w:date="2026-09-15T16:24:00Z" w16du:dateUtc="2026-09-16T00:24:00Z">
        <w:r w:rsidR="00CB640B">
          <w:t xml:space="preserve">bundance, </w:t>
        </w:r>
      </w:ins>
      <w:del w:id="114" w:author="Gende, Scott M" w:date="2026-09-15T16:24:00Z" w16du:dateUtc="2026-09-16T00:24:00Z">
        <w:r w:rsidR="00FC6E80" w:rsidDel="00CB640B">
          <w:delText>H</w:delText>
        </w:r>
      </w:del>
      <w:ins w:id="115" w:author="Gende, Scott M" w:date="2026-09-15T16:24:00Z" w16du:dateUtc="2026-09-16T00:24:00Z">
        <w:r w:rsidR="00CB640B">
          <w:t>h</w:t>
        </w:r>
      </w:ins>
      <w:r w:rsidR="00FC6E80">
        <w:t xml:space="preserve">igh abundances of salmon </w:t>
      </w:r>
      <w:ins w:id="116" w:author="Gende, Scott M" w:date="2026-09-15T16:24:00Z" w16du:dateUtc="2026-09-16T00:24:00Z">
        <w:r w:rsidR="00CB640B">
          <w:t xml:space="preserve">mayt also </w:t>
        </w:r>
      </w:ins>
      <w:del w:id="117" w:author="Gende, Scott M" w:date="2026-09-15T16:24:00Z" w16du:dateUtc="2026-09-16T00:24:00Z">
        <w:r w:rsidR="00FC6E80" w:rsidDel="00CB640B">
          <w:delText xml:space="preserve">are concerning to park managers due to their potential to </w:delText>
        </w:r>
      </w:del>
      <w:del w:id="118" w:author="Gende, Scott M" w:date="2026-09-30T10:52:00Z" w16du:dateUtc="2026-09-30T18:52:00Z">
        <w:r w:rsidR="00FC6E80" w:rsidDel="00C10491">
          <w:delText xml:space="preserve">contribute to hypoxic aquatic conditions. When a large run coincides with low stream flows and warm temperatures, dissolved oxygen concentrations may be diminished through both direct consumption of oxygen by living fish and the respiration of microbes </w:delText>
        </w:r>
        <w:r w:rsidR="00FC6E80" w:rsidDel="00C10491">
          <w:lastRenderedPageBreak/>
          <w:delText xml:space="preserve">decomposing their carcasses, with severe hypoxia events capable of compromising a stream’s ability to sustain other resident fish species (Murphy 1985, Sergeant et al. 2023). </w:delText>
        </w:r>
        <w:r w:rsidR="00FC6E80" w:rsidRPr="00F66941" w:rsidDel="00C10491">
          <w:delText>High salmon densities occur naturally across the Pacific Rim, and incidences of high densities contributing to depleted in stream oxygen levels have been recorded throughout southeast Alaska (Murphy 1985). In such an instance, females may die before spawning due to lowered oxygen levels (Sergeant et al. 2017, Tillotson and Quinn 2017).</w:delText>
        </w:r>
      </w:del>
      <w:del w:id="119" w:author="Gende, Scott M" w:date="2026-07-20T10:57:00Z" w16du:dateUtc="2026-07-20T18:57:00Z">
        <w:r w:rsidR="00FC6E80" w:rsidRPr="00F66941" w:rsidDel="00C35BE1">
          <w:delText xml:space="preserve"> In </w:delText>
        </w:r>
        <w:r w:rsidR="00FC6E80" w:rsidDel="00C35BE1">
          <w:delText>this</w:delText>
        </w:r>
        <w:r w:rsidR="00FC6E80" w:rsidRPr="00F66941" w:rsidDel="00C35BE1">
          <w:delText xml:space="preserve"> scenario, the numbers of spawners returning in subsequent years would be constraine</w:delText>
        </w:r>
        <w:r w:rsidR="00FC6E80" w:rsidDel="00C35BE1">
          <w:delText>d, a</w:delText>
        </w:r>
        <w:r w:rsidR="00FC6E80" w:rsidRPr="00F66941" w:rsidDel="00C35BE1">
          <w:delText xml:space="preserve"> constraint</w:delText>
        </w:r>
        <w:r w:rsidR="00FC6E80" w:rsidDel="00C35BE1">
          <w:delText xml:space="preserve"> which could </w:delText>
        </w:r>
        <w:r w:rsidR="00FC6E80" w:rsidRPr="00F66941" w:rsidDel="00C35BE1">
          <w:delText>weaken with the introduction of straying fish from hatcheries</w:delText>
        </w:r>
        <w:r w:rsidR="00FC6E80" w:rsidDel="00C35BE1">
          <w:delText>.</w:delText>
        </w:r>
      </w:del>
    </w:p>
    <w:p w14:paraId="2D8A2B41" w14:textId="5E847A17" w:rsidR="00FC6E80" w:rsidRDefault="00FC6E80" w:rsidP="00FC6E80">
      <w:pPr>
        <w:spacing w:after="0" w:line="480" w:lineRule="auto"/>
      </w:pPr>
      <w:r>
        <w:tab/>
      </w:r>
      <w:commentRangeStart w:id="120"/>
      <w:del w:id="121" w:author="Gende, Scott M" w:date="2026-07-20T10:57:00Z" w16du:dateUtc="2026-07-20T18:57:00Z">
        <w:r w:rsidDel="00C35BE1">
          <w:delText xml:space="preserve">My research seeks </w:delText>
        </w:r>
        <w:commentRangeEnd w:id="120"/>
        <w:r w:rsidR="00835E7A" w:rsidDel="00C35BE1">
          <w:rPr>
            <w:rStyle w:val="CommentReference"/>
            <w:sz w:val="24"/>
            <w:szCs w:val="24"/>
          </w:rPr>
          <w:commentReference w:id="120"/>
        </w:r>
        <w:r w:rsidDel="00C35BE1">
          <w:delText xml:space="preserve">to </w:delText>
        </w:r>
      </w:del>
      <w:ins w:id="122" w:author="Gende, Scott M" w:date="2026-07-20T10:57:00Z" w16du:dateUtc="2026-07-20T18:57:00Z">
        <w:r w:rsidR="00C35BE1">
          <w:t xml:space="preserve">Here we </w:t>
        </w:r>
      </w:ins>
      <w:r>
        <w:t>assess whether the abundances of pink salmon observed in recent decades at Indian River exist within a natural range of variation relative to pink salmon streams elsewhere in the region, and</w:t>
      </w:r>
      <w:ins w:id="123" w:author="Gende, Scott M" w:date="2026-07-20T10:57:00Z" w16du:dateUtc="2026-07-20T18:57:00Z">
        <w:r w:rsidR="00C35BE1">
          <w:t xml:space="preserve"> by extension, </w:t>
        </w:r>
      </w:ins>
      <w:del w:id="124" w:author="Gende, Scott M" w:date="2026-07-20T10:57:00Z" w16du:dateUtc="2026-07-20T18:57:00Z">
        <w:r w:rsidDel="00C35BE1">
          <w:delText xml:space="preserve"> to evaluate if and to wha</w:delText>
        </w:r>
      </w:del>
      <w:ins w:id="125" w:author="Gende, Scott M" w:date="2026-07-20T10:57:00Z" w16du:dateUtc="2026-07-20T18:57:00Z">
        <w:r w:rsidR="00C35BE1">
          <w:t xml:space="preserve">the degree to which </w:t>
        </w:r>
      </w:ins>
      <w:del w:id="126" w:author="Gende, Scott M" w:date="2026-07-20T10:57:00Z" w16du:dateUtc="2026-07-20T18:57:00Z">
        <w:r w:rsidDel="00C35BE1">
          <w:delText>t extent Sheldon Jackson Hatchery</w:delText>
        </w:r>
      </w:del>
      <w:ins w:id="127" w:author="Gende, Scott M" w:date="2026-07-20T10:57:00Z" w16du:dateUtc="2026-07-20T18:57:00Z">
        <w:r w:rsidR="00C35BE1">
          <w:t>hatchery</w:t>
        </w:r>
      </w:ins>
      <w:r>
        <w:t xml:space="preserve"> operations have driven increasing abundance</w:t>
      </w:r>
      <w:del w:id="128" w:author="Gende, Scott M" w:date="2026-07-20T10:58:00Z" w16du:dateUtc="2026-07-20T18:58:00Z">
        <w:r w:rsidDel="00C35BE1">
          <w:delText xml:space="preserve"> since 1980</w:delText>
        </w:r>
      </w:del>
      <w:r>
        <w:t>. This is accomplished by evaluating three hypotheses. 1) Pink salmon population dynamics at Indian River are separate from those observed at ADFG index streams in the region.</w:t>
      </w:r>
      <w:del w:id="129" w:author="Gende, Scott M" w:date="2026-07-20T15:05:00Z" w16du:dateUtc="2026-07-20T23:05:00Z">
        <w:r w:rsidDel="0027396A">
          <w:delText xml:space="preserve"> A </w:delText>
        </w:r>
        <w:commentRangeStart w:id="130"/>
        <w:r w:rsidDel="0027396A">
          <w:delText>state-space model which specifies pink salmon abundance at Indian River as separate from pink salmon abundance elsewhere in the region will better fit available data than a model which does not make this distinction</w:delText>
        </w:r>
      </w:del>
      <w:r>
        <w:t xml:space="preserve">. </w:t>
      </w:r>
      <w:commentRangeEnd w:id="130"/>
      <w:r w:rsidR="0027396A">
        <w:rPr>
          <w:rStyle w:val="CommentReference"/>
          <w:sz w:val="24"/>
          <w:szCs w:val="24"/>
        </w:rPr>
        <w:commentReference w:id="130"/>
      </w:r>
      <w:r>
        <w:t xml:space="preserve">2) The 1975 commencement and/or 2010 expansion of hatchery operations has had some measurable impact on Indian River pink salmon population densities. </w:t>
      </w:r>
      <w:del w:id="131" w:author="Gende, Scott M" w:date="2026-07-20T15:06:00Z" w16du:dateUtc="2026-07-20T23:06:00Z">
        <w:r w:rsidDel="0027396A">
          <w:delText xml:space="preserve">A </w:delText>
        </w:r>
        <w:r w:rsidR="00CD0DDD" w:rsidDel="0027396A">
          <w:delText>difference-in-difference</w:delText>
        </w:r>
        <w:r w:rsidDel="0027396A">
          <w:delText xml:space="preserve"> analysis will estimate a significant effect of treatment. </w:delText>
        </w:r>
      </w:del>
      <w:r>
        <w:t xml:space="preserve">And 3) the number of pink salmon juveniles released by SJH in brood year </w:t>
      </w:r>
      <w:r w:rsidRPr="00844F3B">
        <w:rPr>
          <w:i/>
          <w:iCs/>
        </w:rPr>
        <w:t>t-1</w:t>
      </w:r>
      <w:r>
        <w:t xml:space="preserve"> is impacting pink salmon abundance observed at Indian River in brood year </w:t>
      </w:r>
      <w:r w:rsidRPr="00844F3B">
        <w:rPr>
          <w:i/>
          <w:iCs/>
        </w:rPr>
        <w:t>t</w:t>
      </w:r>
      <w:del w:id="132" w:author="Gende, Scott M" w:date="2026-07-20T15:06:00Z" w16du:dateUtc="2026-07-20T23:06:00Z">
        <w:r w:rsidDel="0027396A">
          <w:delText xml:space="preserve">. An autoregressive model will estimate this </w:delText>
        </w:r>
        <w:r w:rsidDel="0027396A">
          <w:lastRenderedPageBreak/>
          <w:delText>“cross effect” as significant. Each of these approaches is discussed in greater detail in the following section.</w:delText>
        </w:r>
      </w:del>
    </w:p>
    <w:p w14:paraId="154C8AD9" w14:textId="4282FEA8" w:rsidR="00B42955" w:rsidRPr="00B42955" w:rsidRDefault="00B42955" w:rsidP="00660262">
      <w:pPr>
        <w:spacing w:after="0" w:line="480" w:lineRule="auto"/>
      </w:pPr>
      <w:r>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16389BFD" w14:textId="300F940C" w:rsidR="000F721D" w:rsidRDefault="001729FD" w:rsidP="0007102E">
      <w:pPr>
        <w:spacing w:after="0" w:line="480" w:lineRule="auto"/>
      </w:pPr>
      <w:ins w:id="133" w:author="Gende, Scott M" w:date="2026-09-30T11:18:00Z" w16du:dateUtc="2026-09-30T19:18:00Z">
        <w:r>
          <w:t xml:space="preserve">The Alaska Department of Fish and Game </w:t>
        </w:r>
      </w:ins>
      <w:ins w:id="134" w:author="Gende, Scott M" w:date="2026-09-30T11:19:00Z" w16du:dateUtc="2026-09-30T19:19:00Z">
        <w:r>
          <w:t xml:space="preserve">(ADFG) </w:t>
        </w:r>
      </w:ins>
      <w:del w:id="135" w:author="Gende, Scott M" w:date="2026-09-30T11:18:00Z" w16du:dateUtc="2026-09-30T19:18:00Z">
        <w:r w:rsidR="00670218" w:rsidDel="001729FD">
          <w:delText xml:space="preserve">ADFG </w:delText>
        </w:r>
      </w:del>
      <w:r w:rsidR="00670218">
        <w:t xml:space="preserve">conducts annual aerial surveys of approximately 700 streams </w:t>
      </w:r>
      <w:ins w:id="136" w:author="Gende, Scott M" w:date="2026-09-30T11:36:00Z" w16du:dateUtc="2026-09-30T19:36:00Z">
        <w:r w:rsidR="00845BBF">
          <w:t xml:space="preserve">(termed index </w:t>
        </w:r>
      </w:ins>
      <w:ins w:id="137" w:author="Gende, Scott M" w:date="2026-09-30T11:37:00Z" w16du:dateUtc="2026-09-30T19:37:00Z">
        <w:r w:rsidR="00845BBF">
          <w:t xml:space="preserve">streams) </w:t>
        </w:r>
      </w:ins>
      <w:r w:rsidR="00670218">
        <w:t>in southeast Alaska to monitor pink salmon escapement (Van Alen 2000). These streams</w:t>
      </w:r>
      <w:del w:id="138" w:author="Gende, Scott M" w:date="2026-09-30T11:37:00Z" w16du:dateUtc="2026-09-30T19:37:00Z">
        <w:r w:rsidR="00670218" w:rsidDel="00845BBF">
          <w:delText>, referred to by ADFG as index streams,</w:delText>
        </w:r>
      </w:del>
      <w:r w:rsidR="00670218">
        <w:t xml:space="preserve"> are chosen because they are believed to reflect the natural condition of pink salmon populations in the region. Index streams are grouped into three sub-regions: </w:t>
      </w:r>
      <w:r w:rsidR="00670218" w:rsidRPr="003C6E79">
        <w:rPr>
          <w:i/>
          <w:iCs/>
        </w:rPr>
        <w:t>south southeast</w:t>
      </w:r>
      <w:r w:rsidR="00670218">
        <w:t xml:space="preserve">, </w:t>
      </w:r>
      <w:r w:rsidR="00670218" w:rsidRPr="003C6E79">
        <w:rPr>
          <w:i/>
          <w:iCs/>
        </w:rPr>
        <w:t>north southeast (inside),</w:t>
      </w:r>
      <w:r w:rsidR="00670218">
        <w:t xml:space="preserve"> and </w:t>
      </w:r>
      <w:r w:rsidR="00670218" w:rsidRPr="003C6E79">
        <w:rPr>
          <w:i/>
          <w:iCs/>
        </w:rPr>
        <w:t>north southeast (outside)</w:t>
      </w:r>
      <w:r w:rsidR="00670218">
        <w:t>. The last group is composed of 35 streams</w:t>
      </w:r>
      <w:r w:rsidR="00670218" w:rsidRPr="0013608A">
        <w:t xml:space="preserve"> </w:t>
      </w:r>
      <w:r w:rsidR="00670218">
        <w:t>in the vicinity of Sitka and the Indian River along the ocean-facing coasts of Baranof and Chichagof islands and a few smaller islands in the area. Surveys are conducted via fixed-wing aircraft throughout the late summer pink salmon spawning season</w:t>
      </w:r>
      <w:r w:rsidR="00376A4E">
        <w:t xml:space="preserve">, </w:t>
      </w:r>
      <w:commentRangeStart w:id="139"/>
      <w:r w:rsidR="00376A4E">
        <w:t>with the name of the biologist</w:t>
      </w:r>
      <w:r w:rsidR="0006107E">
        <w:t xml:space="preserve"> conducting the survey</w:t>
      </w:r>
      <w:r w:rsidR="00376A4E">
        <w:t xml:space="preserve"> recorded </w:t>
      </w:r>
      <w:r w:rsidR="0006107E">
        <w:t>in about 75% of observations</w:t>
      </w:r>
      <w:r w:rsidR="00670218">
        <w:t xml:space="preserve">. </w:t>
      </w:r>
      <w:commentRangeEnd w:id="139"/>
      <w:r w:rsidR="00845BBF">
        <w:rPr>
          <w:rStyle w:val="CommentReference"/>
          <w:sz w:val="24"/>
          <w:szCs w:val="24"/>
        </w:rPr>
        <w:commentReference w:id="139"/>
      </w:r>
      <w:r w:rsidR="00670218">
        <w:t xml:space="preserve">A subset of these stream surveys </w:t>
      </w:r>
      <w:r w:rsidR="003C5745">
        <w:t>is</w:t>
      </w:r>
      <w:r w:rsidR="00670218">
        <w:t xml:space="preserve"> subject to validation by foot counts </w:t>
      </w:r>
      <w:r w:rsidR="00121CF4">
        <w:t>which are used to</w:t>
      </w:r>
      <w:r w:rsidR="00670218">
        <w:t xml:space="preserve"> assess the accuracy of ADFG’s aerial survey efforts</w:t>
      </w:r>
      <w:r w:rsidR="00E67B7D">
        <w:t xml:space="preserve">. </w:t>
      </w:r>
      <w:r w:rsidR="000F721D">
        <w:t>Survey data used in this study cover the period from 1960 to 2023. Due to the proximity of SJH and the accompanying potential of hatchery fish to affect wild fish abundance estimates, the Indian River is not one of ADFG’s index streams. Nonetheless, ADFG has often monitored pink salmon escapement in the stream to provide the most complete data possible on pink salmon in the region. Data are available from Indian River from 1962-67, 1969, 1971-73, 1977-88, 1990, and from 1993-2023 (n = 54 annual observations)</w:t>
      </w:r>
      <w:r w:rsidR="00440981">
        <w:t xml:space="preserve"> (A. Dupuis, Alaska Department of Fish and Game, personal communication, August 19, 2024)</w:t>
      </w:r>
      <w:r w:rsidR="000F721D">
        <w:t xml:space="preserve">. Annual reports from Sheldon Jackson Hatchery are available from 1975 onwards, commensurate with the establishment of the hatchery. </w:t>
      </w:r>
      <w:r w:rsidR="00440981">
        <w:t>These reports include</w:t>
      </w:r>
      <w:r w:rsidR="00440981" w:rsidRPr="00440981">
        <w:t xml:space="preserve"> </w:t>
      </w:r>
      <w:r w:rsidR="00440981">
        <w:t xml:space="preserve">the </w:t>
      </w:r>
      <w:r w:rsidR="00440981" w:rsidRPr="007C46E2">
        <w:t xml:space="preserve">number of </w:t>
      </w:r>
      <w:r w:rsidR="00440981">
        <w:t xml:space="preserve">juvenile </w:t>
      </w:r>
      <w:r w:rsidR="00440981" w:rsidRPr="007C46E2">
        <w:t>salmon released</w:t>
      </w:r>
      <w:r w:rsidR="00440981">
        <w:t xml:space="preserve"> each year</w:t>
      </w:r>
      <w:r w:rsidR="000478F6">
        <w:t>,</w:t>
      </w:r>
      <w:r w:rsidR="00440981">
        <w:t xml:space="preserve"> estimates of</w:t>
      </w:r>
      <w:r w:rsidR="00440981" w:rsidRPr="007C46E2">
        <w:t xml:space="preserve"> </w:t>
      </w:r>
      <w:r w:rsidR="00440981" w:rsidRPr="007C46E2">
        <w:lastRenderedPageBreak/>
        <w:t>the number of hatchery-raised adult salmon which survive the marine environment</w:t>
      </w:r>
      <w:ins w:id="140" w:author="Gende, Scott M" w:date="2026-09-30T11:38:00Z" w16du:dateUtc="2026-09-30T19:38:00Z">
        <w:r w:rsidR="00993DA5">
          <w:t xml:space="preserve"> </w:t>
        </w:r>
      </w:ins>
      <w:ins w:id="141" w:author="Gende, Scott M" w:date="2026-09-30T11:39:00Z" w16du:dateUtc="2026-09-30T19:39:00Z">
        <w:r w:rsidR="00993DA5">
          <w:t>(based on what?  I would clarify…)</w:t>
        </w:r>
      </w:ins>
      <w:r w:rsidR="000478F6">
        <w:t xml:space="preserve">, </w:t>
      </w:r>
      <w:r w:rsidR="000478F6" w:rsidRPr="007C46E2">
        <w:t>and numbers of adult fish which return to the hatchery and are taken as cost recovery or as broodstock</w:t>
      </w:r>
      <w:r w:rsidR="00440981">
        <w:t xml:space="preserve"> (L. Wilson, ADFG, personal communication, July 9, 2025)</w:t>
      </w:r>
      <w:r w:rsidR="00440981" w:rsidRPr="007C46E2">
        <w:t>.</w:t>
      </w:r>
      <w:r w:rsidR="00440981">
        <w:t xml:space="preserve"> </w:t>
      </w:r>
    </w:p>
    <w:p w14:paraId="6730D5E4" w14:textId="1F56410C" w:rsidR="004A1DBD" w:rsidRDefault="007B2A49" w:rsidP="002B7623">
      <w:pPr>
        <w:spacing w:after="0" w:line="480" w:lineRule="auto"/>
        <w:ind w:firstLine="720"/>
      </w:pPr>
      <w:r>
        <w:t xml:space="preserve">Because they </w:t>
      </w:r>
      <w:r w:rsidR="00B96F76">
        <w:t>immediately migrat</w:t>
      </w:r>
      <w:r>
        <w:t>e</w:t>
      </w:r>
      <w:r w:rsidR="00B96F76">
        <w:t xml:space="preserve"> into the ocean as juveniles</w:t>
      </w:r>
      <w:r w:rsidR="003542B1">
        <w:t xml:space="preserve">, </w:t>
      </w:r>
      <w:commentRangeStart w:id="142"/>
      <w:r w:rsidR="008D1BFB">
        <w:t xml:space="preserve">the </w:t>
      </w:r>
      <w:r w:rsidR="00B96F76">
        <w:t>marine environment</w:t>
      </w:r>
      <w:r w:rsidR="008D1BFB">
        <w:t xml:space="preserve"> </w:t>
      </w:r>
      <w:r w:rsidR="003542B1">
        <w:t xml:space="preserve">is </w:t>
      </w:r>
      <w:r w:rsidR="008D1BFB">
        <w:t xml:space="preserve">critical rearing habitat </w:t>
      </w:r>
      <w:r w:rsidR="003542B1">
        <w:t>for pink salmon</w:t>
      </w:r>
      <w:r w:rsidR="006178EC">
        <w:t xml:space="preserve"> (</w:t>
      </w:r>
      <w:r w:rsidR="00723599">
        <w:t xml:space="preserve">Heard 1991). </w:t>
      </w:r>
      <w:commentRangeEnd w:id="142"/>
      <w:r w:rsidR="00993DA5">
        <w:rPr>
          <w:rStyle w:val="CommentReference"/>
          <w:sz w:val="24"/>
          <w:szCs w:val="24"/>
        </w:rPr>
        <w:commentReference w:id="142"/>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w:t>
      </w:r>
      <w:r>
        <w:t>help</w:t>
      </w:r>
      <w:r w:rsidR="000A0753">
        <w:t xml:space="preserve"> explain year-to-year variations in returning adults. The Pacific Decadal Oscillation, a recurring pattern of Northen Pacific sea surface temperature, has been correlated with salmon production regimes off the coast of Alaska</w:t>
      </w:r>
      <w:r w:rsidR="00F26C13">
        <w:t xml:space="preserve"> (Mantua et al. 1997). As such, </w:t>
      </w:r>
      <w:r w:rsidR="001E64A8">
        <w:t>we</w:t>
      </w:r>
      <w:r w:rsidR="00F26C13">
        <w:t xml:space="preserve"> </w:t>
      </w:r>
      <w:r w:rsidR="00E67B7D">
        <w:t xml:space="preserve">include </w:t>
      </w:r>
      <w:r w:rsidR="00F26C13">
        <w:t>data on ocean climate in the form of PDO as recorded by the US National Oceanic and Atmospheric Administration (NOAA)</w:t>
      </w:r>
      <w:r w:rsidR="00E67B7D">
        <w:t xml:space="preserve"> to control for variations in the productivity of the marine ecosystems in which these fish matured</w:t>
      </w:r>
      <w:r w:rsidR="000478F6">
        <w:t>, covering the period from 1960 to 2023</w:t>
      </w:r>
      <w:r w:rsidR="00F26C13">
        <w:t xml:space="preserve">.  </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75474AB7" w:rsidR="002657D1" w:rsidRDefault="005C4DB8" w:rsidP="00C64BF8">
      <w:pPr>
        <w:spacing w:after="0" w:line="480" w:lineRule="auto"/>
      </w:pPr>
      <w:r>
        <w:lastRenderedPageBreak/>
        <w:t xml:space="preserve">In the above, observed data in </w:t>
      </w:r>
      <w:r w:rsidR="007B2A49">
        <w:t>e</w:t>
      </w:r>
      <w:r>
        <w:t>a</w:t>
      </w:r>
      <w:r w:rsidR="007B2A49">
        <w:t>ch</w:t>
      </w:r>
      <w:r>
        <w:t xml:space="preserv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r w:rsidR="00591A55">
        <w:t>represent</w:t>
      </w:r>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001E64A8">
        <w:t xml:space="preserve">The vector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t>
      </w:r>
      <w:r>
        <w:lastRenderedPageBreak/>
        <w:t xml:space="preserve">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0B1D7803"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B34CB3">
        <w:t>We</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comparison of how well each model fits the abundance data will either lend support to</w:t>
      </w:r>
      <w:ins w:id="143" w:author="Gende, Scott M" w:date="2026-09-30T11:51:00Z" w16du:dateUtc="2026-09-30T19:51:00Z">
        <w:r w:rsidR="00C82B3D">
          <w:t>,</w:t>
        </w:r>
      </w:ins>
      <w:r w:rsidR="00EF0488">
        <w:t xml:space="preserve"> or undermine</w:t>
      </w:r>
      <w:ins w:id="144" w:author="Gende, Scott M" w:date="2026-09-30T11:52:00Z" w16du:dateUtc="2026-09-30T19:52:00Z">
        <w:r w:rsidR="00C82B3D">
          <w:t>,</w:t>
        </w:r>
      </w:ins>
      <w:r w:rsidR="00EF0488">
        <w:t xml:space="preserve"> the notion that Indian River pink salmon abundances significantly differ from those </w:t>
      </w:r>
      <w:r w:rsidR="00EF0488">
        <w:lastRenderedPageBreak/>
        <w:t xml:space="preserve">observed elsewhere in the region throughout the study period. </w:t>
      </w:r>
      <w:r w:rsidR="00A84C6B">
        <w:t>Annual abundance d</w:t>
      </w:r>
      <w:r w:rsidR="004D0A93">
        <w:t>ata are</w:t>
      </w:r>
      <w:r w:rsidR="00A84C6B">
        <w:t xml:space="preserve"> scaled by stream length (fish per km) and then</w:t>
      </w:r>
      <w:r w:rsidR="004D0A93">
        <w:t xml:space="preserve"> standardized at the stream level so that streams of varying available pink salmon habitat may be directly compared</w:t>
      </w:r>
      <w:r w:rsidR="00A84C6B">
        <w:t xml:space="preserve">. </w:t>
      </w:r>
      <w:r w:rsidR="00670218">
        <w:t xml:space="preserve">No </w:t>
      </w:r>
      <w:r w:rsidR="00391B74">
        <w:t xml:space="preserve">offset </w:t>
      </w:r>
      <w:r w:rsidR="008E2D13">
        <w:t>(</w:t>
      </w:r>
      <w:r w:rsidR="008E2D13" w:rsidRPr="00C64BF8">
        <w:rPr>
          <w:rFonts w:ascii="MathJax_Math-italic" w:eastAsia="Times New Roman" w:hAnsi="MathJax_Math-italic" w:cs="Times New Roman"/>
          <w:b/>
          <w:bCs/>
          <w:kern w:val="0"/>
          <w:sz w:val="26"/>
          <w:szCs w:val="26"/>
          <w:bdr w:val="none" w:sz="0" w:space="0" w:color="auto" w:frame="1"/>
          <w14:ligatures w14:val="none"/>
        </w:rPr>
        <w:t>a</w:t>
      </w:r>
      <w:r w:rsidR="008E2D13">
        <w:t>)</w:t>
      </w:r>
      <w:r w:rsidR="007B2A49">
        <w:t xml:space="preserve"> </w:t>
      </w:r>
      <w:r w:rsidR="00391B74">
        <w:t xml:space="preserve">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35580089"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w:t>
      </w:r>
      <w:r w:rsidR="007524E3">
        <w:t>w</w:t>
      </w:r>
      <w:r w:rsidR="00B34CB3">
        <w:t xml:space="preserve">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56DDDE25" w:rsidR="006E6B42" w:rsidRDefault="006E6B42" w:rsidP="006E6B42">
      <w:pPr>
        <w:spacing w:after="0" w:line="480" w:lineRule="auto"/>
      </w:pPr>
      <w:r>
        <w:tab/>
        <w:t xml:space="preserve">The above approach </w:t>
      </w:r>
      <w:ins w:id="145" w:author="Gende, Scott M" w:date="2026-09-30T11:52:00Z" w16du:dateUtc="2026-09-30T19:52:00Z">
        <w:r w:rsidR="00C82B3D">
          <w:t xml:space="preserve">-- </w:t>
        </w:r>
      </w:ins>
      <w:del w:id="146" w:author="Gende, Scott M" w:date="2026-09-30T11:52:00Z" w16du:dateUtc="2026-09-30T19:52:00Z">
        <w:r w:rsidR="007524E3" w:rsidDel="00C82B3D">
          <w:delText>(</w:delText>
        </w:r>
      </w:del>
      <w:r>
        <w:t xml:space="preserve">comparing a one-state </w:t>
      </w:r>
      <w:r w:rsidR="007524E3">
        <w:t>and</w:t>
      </w:r>
      <w:r>
        <w:t xml:space="preserve"> two-state model </w:t>
      </w:r>
      <w:r w:rsidR="007524E3">
        <w:t xml:space="preserve">to </w:t>
      </w:r>
      <w:r>
        <w:t>determin</w:t>
      </w:r>
      <w:r w:rsidR="007524E3">
        <w:t>e</w:t>
      </w:r>
      <w:r>
        <w:t xml:space="preserve"> whether pink salmon abundances at Indian River </w:t>
      </w:r>
      <w:r w:rsidR="002D3085">
        <w:t xml:space="preserve">differ </w:t>
      </w:r>
      <w:r>
        <w:t>substantially from those observed elsewhere in the re</w:t>
      </w:r>
      <w:r w:rsidR="007524E3">
        <w:t>gion</w:t>
      </w:r>
      <w:ins w:id="147" w:author="Gende, Scott M" w:date="2026-09-30T11:52:00Z" w16du:dateUtc="2026-09-30T19:52:00Z">
        <w:r w:rsidR="00C82B3D">
          <w:t xml:space="preserve"> -- </w:t>
        </w:r>
      </w:ins>
      <w:del w:id="148" w:author="Gende, Scott M" w:date="2026-09-30T11:52:00Z" w16du:dateUtc="2026-09-30T19:52:00Z">
        <w:r w:rsidR="007524E3" w:rsidDel="00C82B3D">
          <w:delText>)</w:delText>
        </w:r>
        <w:r w:rsidDel="00C82B3D">
          <w:delText xml:space="preserve"> </w:delText>
        </w:r>
      </w:del>
      <w:r>
        <w:t xml:space="preserve">is </w:t>
      </w:r>
      <w:ins w:id="149" w:author="Gende, Scott M" w:date="2026-09-30T11:52:00Z" w16du:dateUtc="2026-09-30T19:52:00Z">
        <w:r w:rsidR="00C82B3D">
          <w:t xml:space="preserve">confounded </w:t>
        </w:r>
      </w:ins>
      <w:del w:id="150" w:author="Gende, Scott M" w:date="2026-09-30T11:53:00Z" w16du:dateUtc="2026-09-30T19:53:00Z">
        <w:r w:rsidDel="00C82B3D">
          <w:delText xml:space="preserve">made additionally complicated </w:delText>
        </w:r>
      </w:del>
      <w:r>
        <w:t>by the life history of pink salmon</w:t>
      </w:r>
      <w:r w:rsidR="007524E3">
        <w:t>.</w:t>
      </w:r>
      <w:r>
        <w:t xml:space="preserve"> </w:t>
      </w:r>
      <w:r w:rsidR="00AD5F34" w:rsidRPr="00A017CB">
        <w:rPr>
          <w:rFonts w:cstheme="minorHAnsi"/>
          <w:color w:val="202122"/>
          <w:shd w:val="clear" w:color="auto" w:fill="FFFFFF"/>
        </w:rPr>
        <w:t>Pink salmon hatch in the winter</w:t>
      </w:r>
      <w:r w:rsidR="00AD5F34">
        <w:rPr>
          <w:rFonts w:cstheme="minorHAnsi"/>
          <w:color w:val="202122"/>
          <w:shd w:val="clear" w:color="auto" w:fill="FFFFFF"/>
        </w:rPr>
        <w:t xml:space="preserve"> and </w:t>
      </w:r>
      <w:r w:rsidR="00AD5F34">
        <w:t xml:space="preserve">immediately </w:t>
      </w:r>
      <w:r w:rsidR="00AD5F34" w:rsidRPr="00CD14B8">
        <w:t>enter the ocean</w:t>
      </w:r>
      <w:r w:rsidR="00AD5F34">
        <w:t xml:space="preserve"> as juveniles in spring</w:t>
      </w:r>
      <w:r w:rsidR="00AD5F34" w:rsidRPr="00CD14B8">
        <w:t xml:space="preserve">, </w:t>
      </w:r>
      <w:r w:rsidR="00AD5F34">
        <w:t xml:space="preserve">making no use of freshwater as rearing habitat. All members of a brood then </w:t>
      </w:r>
      <w:r w:rsidR="00AD5F34" w:rsidRPr="00CD14B8">
        <w:t>return to spawn</w:t>
      </w:r>
      <w:r w:rsidR="00AD5F34">
        <w:t xml:space="preserve"> in autumn of the following year at two years of age (Heard 1991, Quinn 2018)</w:t>
      </w:r>
      <w:r w:rsidR="00AD5F34" w:rsidRPr="00CD14B8">
        <w:t xml:space="preserve">. This </w:t>
      </w:r>
      <w:r w:rsidR="00AD5F34">
        <w:t xml:space="preserve">obligate two-year life cycle </w:t>
      </w:r>
      <w:r w:rsidR="00AD5F34" w:rsidRPr="00CD14B8">
        <w:t>leads to</w:t>
      </w:r>
      <w:r w:rsidR="00AD5F34">
        <w:t xml:space="preserve"> </w:t>
      </w:r>
      <w:r w:rsidR="00AD5F34" w:rsidRPr="00CD14B8">
        <w:t xml:space="preserve">genetically distinct runs </w:t>
      </w:r>
      <w:r w:rsidR="00AD5F34">
        <w:t xml:space="preserve">of salmon inhabiting the same stream </w:t>
      </w:r>
      <w:r w:rsidR="00AD5F34" w:rsidRPr="00CD14B8">
        <w:t>in even numbered and odd numbered years</w:t>
      </w:r>
      <w:r w:rsidR="00AD5F34">
        <w:t xml:space="preserve"> (Quinn 2018). Due to this, </w:t>
      </w:r>
      <w:r w:rsidR="002D3085">
        <w:t xml:space="preserve">four models </w:t>
      </w:r>
      <w:r w:rsidR="00AD5F34">
        <w:t>were</w:t>
      </w:r>
      <w:r w:rsidR="002D3085">
        <w:t xml:space="preserve"> fit</w:t>
      </w:r>
      <w:r>
        <w:t xml:space="preserve"> </w:t>
      </w:r>
      <w:r w:rsidR="00693FA0">
        <w:t>to</w:t>
      </w:r>
      <w:r>
        <w:t xml:space="preserve"> evaluate whether abundances at Indian River are exhibiting behaviors atypical of an equivalent pink salmon stream in the region. The first estimates four state processes total</w:t>
      </w:r>
      <w:r w:rsidR="00AD5F34">
        <w:t xml:space="preserve">, </w:t>
      </w:r>
      <w:r w:rsidR="00AD5F34">
        <w:lastRenderedPageBreak/>
        <w:t>treating the Indian River as a separate state from the region in both even and odd years</w:t>
      </w:r>
      <w:r>
        <w:t xml:space="preserve">. Next, </w:t>
      </w:r>
      <w:r w:rsidR="00AD5F34">
        <w:t>a two-state model is specified, meaning that for each run</w:t>
      </w:r>
      <w:r>
        <w:t xml:space="preserve"> all 35 index streams and</w:t>
      </w:r>
      <w:r w:rsidR="00F34AE7">
        <w:t xml:space="preserve"> the</w:t>
      </w:r>
      <w:r>
        <w:t xml:space="preserve"> Indian River are treated as representative of one underlying state. </w:t>
      </w:r>
      <w:r w:rsidR="00AD5F34">
        <w:t>Finally, it is important to</w:t>
      </w:r>
      <w:r>
        <w:t xml:space="preserve"> consider</w:t>
      </w:r>
      <w:r w:rsidR="00115D83">
        <w:t xml:space="preserve"> that, </w:t>
      </w:r>
      <w:r>
        <w:t xml:space="preserve">due to some variation in the underlying genetics of each run, odd-year runs at Indian River </w:t>
      </w:r>
      <w:r w:rsidR="00F34AE7">
        <w:t>differ</w:t>
      </w:r>
      <w:r>
        <w:t xml:space="preserve"> in abundance from those of streams in the wider region</w:t>
      </w:r>
      <w:r w:rsidR="00F34AE7">
        <w:t xml:space="preserve"> </w:t>
      </w:r>
      <w:r w:rsidR="00AD5F34">
        <w:t xml:space="preserve">while </w:t>
      </w:r>
      <w:r>
        <w:t>even-</w:t>
      </w:r>
      <w:r w:rsidR="00AD5F34">
        <w:t xml:space="preserve">year </w:t>
      </w:r>
      <w:r>
        <w:t xml:space="preserve">runs </w:t>
      </w:r>
      <w:r w:rsidR="00F34AE7">
        <w:t>do not</w:t>
      </w:r>
      <w:r>
        <w:t>, or vice versa</w:t>
      </w:r>
      <w:r w:rsidR="00115D83">
        <w:t>.</w:t>
      </w:r>
      <w:r>
        <w:t xml:space="preserve"> To evaluate these cases, two three-state models are specified, in which Indian River abundance </w:t>
      </w:r>
      <w:r w:rsidR="00AD5F34">
        <w:t xml:space="preserve">is treated </w:t>
      </w:r>
      <w:r>
        <w:t xml:space="preserve">separately </w:t>
      </w:r>
      <w:r w:rsidR="00AD5F34">
        <w:t xml:space="preserve">from the region </w:t>
      </w:r>
      <w:r>
        <w:t>for one run, while the other is included as part of the regional underlying state. Evaluation of model fit using AICc then determines which of these model structures most closely fits the observed data</w:t>
      </w:r>
      <w:r w:rsidR="00AD5F34">
        <w:t xml:space="preserve">, and therefore </w:t>
      </w:r>
      <w:r w:rsidR="00EF576A">
        <w:t>if and how</w:t>
      </w:r>
      <w:r w:rsidR="00AD5F34">
        <w:t xml:space="preserve"> pink salmon population dynamics at Indian River differ from those observed at ADFG index streams elsewhere in the region</w:t>
      </w:r>
      <w:r>
        <w:t>.</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2ACE1C85" w:rsidR="00060EB8" w:rsidRDefault="00060EB8" w:rsidP="00060EB8">
      <w:pPr>
        <w:spacing w:after="0" w:line="480" w:lineRule="auto"/>
      </w:pPr>
      <w:del w:id="151" w:author="Gende, Scott M" w:date="2026-09-30T11:54:00Z" w16du:dateUtc="2026-09-30T19:54:00Z">
        <w:r w:rsidDel="00C82B3D">
          <w:delText>SJH h</w:delText>
        </w:r>
      </w:del>
      <w:ins w:id="152" w:author="Gende, Scott M" w:date="2026-09-30T11:54:00Z" w16du:dateUtc="2026-09-30T19:54:00Z">
        <w:r w:rsidR="00C82B3D">
          <w:t>H</w:t>
        </w:r>
      </w:ins>
      <w:r>
        <w:t xml:space="preserve">atchery </w:t>
      </w:r>
      <w:ins w:id="153" w:author="Gende, Scott M" w:date="2026-09-30T11:54:00Z" w16du:dateUtc="2026-09-30T19:54:00Z">
        <w:r w:rsidR="00C82B3D">
          <w:t xml:space="preserve">(SJH) </w:t>
        </w:r>
      </w:ins>
      <w:r>
        <w:t>operations beg</w:t>
      </w:r>
      <w:r w:rsidR="004328A6">
        <w:t>a</w:t>
      </w:r>
      <w:r>
        <w:t xml:space="preserve">n in 1975. For the first three decades of its existence, SJH was permitted to propagate 1 million pink salmon eggs per year, </w:t>
      </w:r>
      <w:r w:rsidR="004328A6">
        <w:t>and</w:t>
      </w:r>
      <w:r>
        <w:t xml:space="preserve"> this increased to 3 million in 2010. This then defines three distinct time periods of SJH production: pre-1975 with no hatchery operations, 1975-2009 with low</w:t>
      </w:r>
      <w:ins w:id="154" w:author="Gende, Scott M" w:date="2026-09-30T11:54:00Z" w16du:dateUtc="2026-09-30T19:54:00Z">
        <w:r w:rsidR="00C82B3D">
          <w:t>er</w:t>
        </w:r>
      </w:ins>
      <w:ins w:id="155" w:author="Gende, Scott M" w:date="2026-09-30T11:55:00Z" w16du:dateUtc="2026-09-30T19:55:00Z">
        <w:r w:rsidR="00C82B3D">
          <w:t xml:space="preserve"> production</w:t>
        </w:r>
      </w:ins>
      <w:del w:id="156" w:author="Gende, Scott M" w:date="2026-09-30T11:54:00Z" w16du:dateUtc="2026-09-30T19:54:00Z">
        <w:r w:rsidDel="00C82B3D">
          <w:delText xml:space="preserve"> </w:delText>
        </w:r>
      </w:del>
      <w:del w:id="157" w:author="Gende, Scott M" w:date="2026-09-30T11:55:00Z" w16du:dateUtc="2026-09-30T19:55:00Z">
        <w:r w:rsidDel="00C82B3D">
          <w:delText>level operations</w:delText>
        </w:r>
      </w:del>
      <w:r>
        <w:t>, and post-2010 with high</w:t>
      </w:r>
      <w:ins w:id="158" w:author="Gende, Scott M" w:date="2026-09-30T11:55:00Z" w16du:dateUtc="2026-09-30T19:55:00Z">
        <w:r w:rsidR="00C82B3D">
          <w:t>er</w:t>
        </w:r>
      </w:ins>
      <w:del w:id="159" w:author="Gende, Scott M" w:date="2026-09-30T11:55:00Z" w16du:dateUtc="2026-09-30T19:55:00Z">
        <w:r w:rsidDel="00C82B3D">
          <w:delText xml:space="preserve"> level</w:delText>
        </w:r>
      </w:del>
      <w:r>
        <w:t xml:space="preserve"> </w:t>
      </w:r>
      <w:ins w:id="160" w:author="Gende, Scott M" w:date="2026-09-30T11:55:00Z" w16du:dateUtc="2026-09-30T19:55:00Z">
        <w:r w:rsidR="00C82B3D">
          <w:t>production</w:t>
        </w:r>
      </w:ins>
      <w:del w:id="161" w:author="Gende, Scott M" w:date="2026-09-30T11:55:00Z" w16du:dateUtc="2026-09-30T19:55:00Z">
        <w:r w:rsidDel="00C82B3D">
          <w:delText>operations</w:delText>
        </w:r>
      </w:del>
      <w:r>
        <w:t xml:space="preserve"> (Stopha 2015). </w:t>
      </w:r>
    </w:p>
    <w:p w14:paraId="74CD7DD0" w14:textId="02034BCB" w:rsidR="00060EB8" w:rsidRDefault="004328A6" w:rsidP="00161C09">
      <w:pPr>
        <w:spacing w:after="0" w:line="480" w:lineRule="auto"/>
        <w:ind w:firstLine="720"/>
      </w:pPr>
      <w:r>
        <w:t>T</w:t>
      </w:r>
      <w:r w:rsidR="00060EB8">
        <w:t xml:space="preserve">o take advantage of these distinct time periods </w:t>
      </w:r>
      <w:r w:rsidR="00B34CB3">
        <w:t>we</w:t>
      </w:r>
      <w:r w:rsidR="00060EB8">
        <w:t xml:space="preserve"> utiliz</w:t>
      </w:r>
      <w:r w:rsidR="0063158E">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 xml:space="preserve">an anthropogenic </w:t>
      </w:r>
      <w:r w:rsidR="00597FAB">
        <w:lastRenderedPageBreak/>
        <w:t>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rsidR="00060EB8">
        <w:t>. DD modeling compares a treatment group to a control group across two time periods, pre- and post- intervention</w:t>
      </w:r>
      <w:r w:rsidR="005468E7">
        <w:t>.</w:t>
      </w:r>
      <w:r w:rsidR="00161C09">
        <w:t xml:space="preserve">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evaluating whether trends in control and treatment groups were similar in the pre-treatment period (Cunningham 2021).</w:t>
      </w:r>
    </w:p>
    <w:p w14:paraId="30B71131" w14:textId="1A194D40" w:rsidR="009E368F" w:rsidRDefault="00161C09" w:rsidP="00161C09">
      <w:pPr>
        <w:spacing w:after="0" w:line="480" w:lineRule="auto"/>
        <w:ind w:firstLine="720"/>
      </w:pPr>
      <w:r>
        <w:t xml:space="preserve">We applied a DD framework using MARSS models to once again allow for observation error and to capture the autoregressive behavior of the underlying state processes. The matrix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specified to allow the treatment group (observations at Indian River) to be estimated as a separate state from the control group (observations made at ADFG’s other </w:t>
      </w:r>
      <w:r w:rsidRPr="003C6E79">
        <w:rPr>
          <w:i/>
          <w:iCs/>
        </w:rPr>
        <w:t>north southeast (outside)</w:t>
      </w:r>
      <w:r>
        <w:t xml:space="preserve"> index stream), and the effect of treatment</w:t>
      </w:r>
      <w:r w:rsidR="009E368F">
        <w:t xml:space="preserve"> (</w:t>
      </w:r>
      <w:r w:rsidR="009E368F" w:rsidRPr="00344E76">
        <w:rPr>
          <w:rFonts w:ascii="MathJax_Math-italic" w:eastAsia="Times New Roman" w:hAnsi="MathJax_Math-italic" w:cs="Times New Roman"/>
          <w:b/>
          <w:bCs/>
          <w:kern w:val="0"/>
          <w:sz w:val="26"/>
          <w:szCs w:val="26"/>
          <w:bdr w:val="none" w:sz="0" w:space="0" w:color="auto" w:frame="1"/>
          <w14:ligatures w14:val="none"/>
        </w:rPr>
        <w:t>C</w:t>
      </w:r>
      <w:r w:rsidR="009E368F">
        <w:t>)</w:t>
      </w:r>
      <w:r>
        <w:t xml:space="preserve"> is captured through inclusion of binary covariate data </w:t>
      </w:r>
      <w:r w:rsidR="009E368F">
        <w:t>(</w:t>
      </w:r>
      <w:r w:rsidR="009E368F" w:rsidRPr="00C64BF8">
        <w:rPr>
          <w:rFonts w:ascii="MathJax_Math-italic" w:eastAsia="Times New Roman" w:hAnsi="MathJax_Math-italic" w:cs="Times New Roman"/>
          <w:b/>
          <w:bCs/>
          <w:kern w:val="0"/>
          <w:sz w:val="26"/>
          <w:szCs w:val="26"/>
          <w:bdr w:val="none" w:sz="0" w:space="0" w:color="auto" w:frame="1"/>
          <w14:ligatures w14:val="none"/>
        </w:rPr>
        <w:t>c</w:t>
      </w:r>
      <w:r w:rsidR="009E368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9E368F">
        <w:t xml:space="preserve">) </w:t>
      </w:r>
      <w:r>
        <w:t>indicating the post-treatment time period. Separate models consider two treatment periods: 1) the period related to the commencement of hatchery operations (</w:t>
      </w:r>
      <w:r w:rsidR="00035383">
        <w:t xml:space="preserve">runs which return post </w:t>
      </w:r>
      <w:r>
        <w:t>1975</w:t>
      </w:r>
      <w:r w:rsidR="00035383">
        <w:t>/76</w:t>
      </w:r>
      <w:r>
        <w:t>), and 2) the period related to the expansion of permitted pink salmon production at SJH (</w:t>
      </w:r>
      <w:r w:rsidR="00035383">
        <w:t xml:space="preserve">runs which return post </w:t>
      </w:r>
      <w:r>
        <w:t>2010</w:t>
      </w:r>
      <w:r w:rsidR="00035383">
        <w:t>/11</w:t>
      </w:r>
      <w:r>
        <w:t xml:space="preserve">). </w:t>
      </w:r>
      <w:r w:rsidR="005E707C">
        <w:t xml:space="preserve">In addition to these covariates indicating the treatment period, covariates controlling for observer and for ocean climate via PDO are included to further isolate the effect of interest. </w:t>
      </w:r>
      <w:r w:rsidR="00035383">
        <w:t>Models</w:t>
      </w:r>
      <w:r w:rsidR="005E707C">
        <w:t xml:space="preserve"> are fit and evaluated using AICc to determine which specification best describes the data. By comparing the fit of a model</w:t>
      </w:r>
      <w:r w:rsidR="00037BBF">
        <w:t>s</w:t>
      </w:r>
      <w:r w:rsidR="005E707C">
        <w:t xml:space="preserve"> </w:t>
      </w:r>
      <w:r w:rsidR="005E707C">
        <w:lastRenderedPageBreak/>
        <w:t>which allow separate effects for the treatment period to be estimated at Indian River and throughout the wider region, model</w:t>
      </w:r>
      <w:r w:rsidR="00037BBF">
        <w:t>s</w:t>
      </w:r>
      <w:r w:rsidR="005E707C">
        <w:t xml:space="preserve"> which assert one region wide effect of treatment period, </w:t>
      </w:r>
      <w:r w:rsidR="00037BBF">
        <w:t xml:space="preserve">and models which only allow for an effect of treatment at Indian River, </w:t>
      </w:r>
      <w:r w:rsidR="005E707C">
        <w:t>it can be determined whether some additional effect of treatment at Indian River exists beyond that of the treatment period throughout the study area.</w:t>
      </w:r>
    </w:p>
    <w:p w14:paraId="1528AB89" w14:textId="762E2BA3" w:rsidR="00161C09" w:rsidRDefault="00161C09" w:rsidP="005468E7">
      <w:pPr>
        <w:spacing w:after="0" w:line="480" w:lineRule="auto"/>
        <w:ind w:firstLine="720"/>
      </w:pPr>
      <w:r>
        <w:t xml:space="preserve">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 However, </w:t>
      </w:r>
      <w:r w:rsidR="005E707C">
        <w:t xml:space="preserve">for </w:t>
      </w:r>
      <w:r>
        <w:t xml:space="preserve">a case </w:t>
      </w:r>
      <w:r w:rsidR="005E707C">
        <w:t>in which</w:t>
      </w:r>
      <w:r>
        <w:t xml:space="preserve"> a recurring intervention is driving the abundance of some natural population, there is likely to exist some upper limit beyond which the effect of an intervention would be </w:t>
      </w:r>
      <w:r w:rsidR="009E368F">
        <w:t>negligible</w:t>
      </w:r>
      <w:r>
        <w:t xml:space="preserve"> due to the carrying capacity of the ecosystem in which the population exists (del Monte-Luna et al. 2004). </w:t>
      </w:r>
      <w:r w:rsidR="009E368F">
        <w:t>To</w:t>
      </w:r>
      <w:r>
        <w:t xml:space="preserve"> thoroughly explore this possibility, iterations of </w:t>
      </w:r>
      <w:r w:rsidR="005E707C">
        <w:t xml:space="preserve">binary </w:t>
      </w:r>
      <w:r>
        <w:t xml:space="preserve">covariate data </w:t>
      </w:r>
      <w:r w:rsidR="005E707C">
        <w:t xml:space="preserve">indicating </w:t>
      </w:r>
      <w:r>
        <w:t xml:space="preserve">treatment period were constructed to </w:t>
      </w:r>
      <w:r w:rsidR="005E707C">
        <w:t>model</w:t>
      </w:r>
      <w:r>
        <w:t xml:space="preserve"> the </w:t>
      </w:r>
      <w:r w:rsidR="005E707C">
        <w:t>effect</w:t>
      </w:r>
      <w:r>
        <w:t xml:space="preserve"> of treatment in any number of consecutive years following the initial application. </w:t>
      </w:r>
      <w:r w:rsidR="00035383">
        <w:t>This procedure leads to many competing treatment specifications (23</w:t>
      </w:r>
      <w:r w:rsidR="00035383">
        <w:rPr>
          <w:vertAlign w:val="superscript"/>
        </w:rPr>
        <w:t>2</w:t>
      </w:r>
      <w:r w:rsidR="00035383">
        <w:t xml:space="preserve"> sets of covariate data (</w:t>
      </w:r>
      <w:r w:rsidR="00035383" w:rsidRPr="00C64BF8">
        <w:rPr>
          <w:rFonts w:ascii="MathJax_Math-italic" w:eastAsia="Times New Roman" w:hAnsi="MathJax_Math-italic" w:cs="Times New Roman"/>
          <w:b/>
          <w:bCs/>
          <w:kern w:val="0"/>
          <w:sz w:val="26"/>
          <w:szCs w:val="26"/>
          <w:bdr w:val="none" w:sz="0" w:space="0" w:color="auto" w:frame="1"/>
          <w14:ligatures w14:val="none"/>
        </w:rPr>
        <w:t>c</w:t>
      </w:r>
      <w:r w:rsidR="0003538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035383">
        <w:t>) in the post-1975 model).</w:t>
      </w:r>
    </w:p>
    <w:p w14:paraId="5F9A66FE" w14:textId="4140F136" w:rsidR="00651658" w:rsidRDefault="00060EB8" w:rsidP="00083659">
      <w:pPr>
        <w:spacing w:after="0" w:line="480" w:lineRule="auto"/>
        <w:ind w:firstLine="720"/>
      </w:pPr>
      <w:r>
        <w:t xml:space="preserve">To ensure that the parallel trends assumption holds between treatment and control groups during the pre-treatment period, event studies </w:t>
      </w:r>
      <w:r w:rsidR="005B4D1C">
        <w:t>were conducted</w:t>
      </w:r>
      <w:r w:rsidR="00083659">
        <w:t>.</w:t>
      </w:r>
      <w:r w:rsidR="005B4D1C">
        <w:t xml:space="preserve"> </w:t>
      </w:r>
      <w:r w:rsidR="00083659">
        <w:t>Once again w</w:t>
      </w:r>
      <w:r w:rsidR="005B4D1C">
        <w:t>e specify</w:t>
      </w:r>
      <w:r w:rsidR="00083659">
        <w:t xml:space="preserve"> </w:t>
      </w:r>
      <w:r w:rsidR="005B4D1C">
        <w:t xml:space="preserve">MARSS </w:t>
      </w:r>
      <w:r w:rsidR="002A4213">
        <w:t>models to</w:t>
      </w:r>
      <w:r w:rsidR="005B4D1C">
        <w:t xml:space="preserve"> consider the Indian River as 1) a separate state from the wider region, and 2) as part of a single underlying state represented by all streams in the region, and extend this structure to allow for even- and odd- year runs to exhibit different behavior in this regard</w:t>
      </w:r>
      <w:r w:rsidR="00083659">
        <w:t xml:space="preserve">, leading to four competing </w:t>
      </w:r>
      <w:r w:rsidR="00083659" w:rsidRPr="00C64BF8">
        <w:rPr>
          <w:rFonts w:ascii="MathJax_Math-italic" w:eastAsia="Times New Roman" w:hAnsi="MathJax_Math-italic" w:cs="Times New Roman"/>
          <w:b/>
          <w:bCs/>
          <w:kern w:val="0"/>
          <w:sz w:val="26"/>
          <w:szCs w:val="26"/>
          <w:bdr w:val="none" w:sz="0" w:space="0" w:color="auto" w:frame="1"/>
          <w14:ligatures w14:val="none"/>
        </w:rPr>
        <w:t>Z</w:t>
      </w:r>
      <w:r w:rsidR="00083659">
        <w:t xml:space="preserve"> matrices. These models are then fit using only data from the pre-</w:t>
      </w:r>
      <w:r w:rsidR="00083659">
        <w:lastRenderedPageBreak/>
        <w:t xml:space="preserve">treatment period. </w:t>
      </w:r>
      <w:r w:rsidR="002A4213">
        <w:t xml:space="preserve">If indeed treatment and control groups are similar during the pre-treatment period, </w:t>
      </w:r>
      <w:r w:rsidR="00083659">
        <w:t xml:space="preserve">a model which treats </w:t>
      </w:r>
      <w:r w:rsidR="002A4213">
        <w:t xml:space="preserve">Indian River </w:t>
      </w:r>
      <w:r w:rsidR="00083659">
        <w:t>pink salmon abundances as part of a single underlying state represented by all streams in the region should fit the data best.</w:t>
      </w:r>
      <w:r>
        <w:t xml:space="preserve">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3DD36604" w:rsidR="00F4350E" w:rsidRDefault="0063158E" w:rsidP="00C64BF8">
      <w:pPr>
        <w:spacing w:after="0" w:line="480" w:lineRule="auto"/>
      </w:pPr>
      <w:r>
        <w:t xml:space="preserve">The last stage of </w:t>
      </w:r>
      <w:r w:rsidR="000D3ED8">
        <w:t xml:space="preserve">our </w:t>
      </w:r>
      <w:r w:rsidR="00060EB8">
        <w:t>research</w:t>
      </w:r>
      <w:r w:rsidR="00670218">
        <w:t xml:space="preserve"> focus</w:t>
      </w:r>
      <w:r w:rsidR="00060EB8">
        <w:t>e</w:t>
      </w:r>
      <w:r>
        <w:t>s</w:t>
      </w:r>
      <w:r w:rsidR="00670218">
        <w:t xml:space="preserve"> on the effect of the number of fish released by the hatchery each year. </w:t>
      </w:r>
      <w:r w:rsidR="00001036">
        <w:t xml:space="preserve">Because </w:t>
      </w:r>
      <w:r w:rsidR="00670218">
        <w:t>available stray rate data</w:t>
      </w:r>
      <w:r w:rsidR="00001036">
        <w:t xml:space="preserve"> is sparse,</w:t>
      </w:r>
      <w:r w:rsidR="00670218">
        <w:t xml:space="preserve"> a direct analysis of the impacts of </w:t>
      </w:r>
      <w:r w:rsidR="00001036">
        <w:t xml:space="preserve">SJH </w:t>
      </w:r>
      <w:r w:rsidR="00670218">
        <w:t>stray</w:t>
      </w:r>
      <w:r w:rsidR="00001036">
        <w:t>s on Indian River abundances is</w:t>
      </w:r>
      <w:r w:rsidR="00670218">
        <w:t xml:space="preserve"> impossible</w:t>
      </w:r>
      <w:r w:rsidR="00001036">
        <w:t>. Instead</w:t>
      </w:r>
      <w:r w:rsidR="00670218">
        <w:t>,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r w:rsidR="005B1CFB">
        <w:t>Parametric bootstrapping is employed to construct confidence intervals around these parameter estimates.</w:t>
      </w:r>
      <w:r w:rsidR="00D55F31">
        <w:t xml:space="preserve"> </w:t>
      </w:r>
    </w:p>
    <w:p w14:paraId="2090CCA8" w14:textId="7650F15E" w:rsidR="00670218" w:rsidRDefault="00741B88" w:rsidP="002B7623">
      <w:pPr>
        <w:spacing w:after="0" w:line="480" w:lineRule="auto"/>
        <w:ind w:firstLine="720"/>
      </w:pPr>
      <w:r>
        <w:t xml:space="preserve">The state of the hatchery must also be considered, as regardless of the previous brood year’s returns, </w:t>
      </w:r>
      <w:r w:rsidR="003D1AE8">
        <w:t xml:space="preserve">it is assumed that </w:t>
      </w:r>
      <w:r w:rsidRPr="003D1AE8">
        <w:t>the hatchery will release a number of smolts which is as close as possible to their permitted maximum.</w:t>
      </w:r>
      <w:r>
        <w:t xml:space="preserve">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 xml:space="preserve">covariate data relating to smolts reared by the hatchery from eggs taken from the previous brood year’s broodstock and released the prior </w:t>
      </w:r>
      <w:r w:rsidR="00F4350E">
        <w:lastRenderedPageBreak/>
        <w:t>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13"/>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162"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Pr="00255470" w:rsidRDefault="0067541D" w:rsidP="0067541D">
      <w:pPr>
        <w:spacing w:after="0" w:line="240" w:lineRule="auto"/>
      </w:pPr>
      <w:commentRangeStart w:id="163"/>
      <w:r w:rsidRPr="00255470">
        <w:t xml:space="preserve">Figure 3: MARSS model </w:t>
      </w:r>
      <w:commentRangeEnd w:id="163"/>
      <w:r w:rsidR="00092DC6" w:rsidRPr="00255470">
        <w:rPr>
          <w:rStyle w:val="CommentReference"/>
          <w:sz w:val="24"/>
          <w:szCs w:val="24"/>
        </w:rPr>
        <w:commentReference w:id="163"/>
      </w:r>
      <w:r w:rsidRPr="00255470">
        <w:t xml:space="preserve">results estimating the underlying states of even- and odd-year pink salmon abundance at Indian River (highlighted in pink) and throughout ‘north southeast (outside)’ region (grey). Abundance estimates </w:t>
      </w:r>
      <w:commentRangeStart w:id="164"/>
      <w:r w:rsidRPr="00255470">
        <w:t xml:space="preserve">are scaled by stream length </w:t>
      </w:r>
      <w:commentRangeEnd w:id="164"/>
      <w:r w:rsidR="0073329D" w:rsidRPr="00255470">
        <w:rPr>
          <w:rStyle w:val="CommentReference"/>
          <w:sz w:val="24"/>
          <w:szCs w:val="24"/>
        </w:rPr>
        <w:commentReference w:id="164"/>
      </w:r>
      <w:r w:rsidRPr="00255470">
        <w:t xml:space="preserve">and z-standardized at the stream level. </w:t>
      </w:r>
    </w:p>
    <w:p w14:paraId="2EDD030D" w14:textId="77777777" w:rsidR="0067541D" w:rsidRDefault="0067541D" w:rsidP="00F4350E">
      <w:pPr>
        <w:spacing w:after="0" w:line="480" w:lineRule="auto"/>
      </w:pPr>
    </w:p>
    <w:p w14:paraId="03F45F5B" w14:textId="4E116154"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xml:space="preserve">. Over the time series, Indian River abundances </w:t>
      </w:r>
      <w:commentRangeStart w:id="165"/>
      <w:r w:rsidR="00C3066D">
        <w:t>for both runs “ca</w:t>
      </w:r>
      <w:r w:rsidR="00727829">
        <w:t>ug</w:t>
      </w:r>
      <w:r w:rsidR="00C3066D">
        <w:t>h</w:t>
      </w:r>
      <w:r w:rsidR="00727829">
        <w:t>t</w:t>
      </w:r>
      <w:r w:rsidR="00C3066D">
        <w:t>-up” to what would be expected of an average pink salmon index stream</w:t>
      </w:r>
      <w:commentRangeEnd w:id="165"/>
      <w:r w:rsidR="00DD5732">
        <w:rPr>
          <w:rStyle w:val="CommentReference"/>
          <w:sz w:val="24"/>
          <w:szCs w:val="24"/>
        </w:rPr>
        <w:commentReference w:id="165"/>
      </w:r>
      <w:r w:rsidR="001A405D">
        <w:t>, although odd-year Indian River runs t</w:t>
      </w:r>
      <w:r w:rsidR="00727829">
        <w:t>ook</w:t>
      </w:r>
      <w:r w:rsidR="001A405D">
        <w:t xml:space="preserv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with the </w:t>
      </w:r>
      <w:r w:rsidR="001A405D">
        <w:lastRenderedPageBreak/>
        <w:t>average index stream, exceeding the average in some years and falling short in others, but in either case not by an amount that appears drastic when visually appraised</w:t>
      </w:r>
      <w:r>
        <w:t xml:space="preserve"> (Figure 3)</w:t>
      </w:r>
      <w:r w:rsidR="001A405D">
        <w:t>.</w:t>
      </w:r>
      <w:r w:rsidR="00DC6C7B">
        <w:t xml:space="preserve"> Pink salmon abundances observed in recent years at Indian River did not deviate significantly from the regional average. However, plotting these time series is not enough to conclusively state that abundances at Indian River do not differ from those that would be expected of an average pink salmon index stream in the region in a statistically significant way.</w:t>
      </w:r>
    </w:p>
    <w:p w14:paraId="2667B46A" w14:textId="77777777" w:rsidR="0067541D" w:rsidRDefault="0067541D" w:rsidP="0067541D">
      <w:pPr>
        <w:spacing w:after="0" w:line="480" w:lineRule="auto"/>
        <w:ind w:firstLine="720"/>
      </w:pPr>
    </w:p>
    <w:p w14:paraId="1A209AB4" w14:textId="100684B6" w:rsidR="0067541D" w:rsidRDefault="00E06B80" w:rsidP="0067541D">
      <w:pPr>
        <w:spacing w:after="0" w:line="240" w:lineRule="auto"/>
        <w:ind w:left="-180"/>
        <w:jc w:val="center"/>
        <w:rPr>
          <w:i/>
          <w:iCs/>
          <w:sz w:val="20"/>
          <w:szCs w:val="20"/>
        </w:rPr>
      </w:pPr>
      <w:r w:rsidRPr="00E06B80">
        <w:rPr>
          <w:i/>
          <w:iCs/>
          <w:noProof/>
          <w:sz w:val="20"/>
          <w:szCs w:val="20"/>
        </w:rPr>
        <w:drawing>
          <wp:inline distT="0" distB="0" distL="0" distR="0" wp14:anchorId="558B30B6" wp14:editId="7423889F">
            <wp:extent cx="5943600" cy="2429510"/>
            <wp:effectExtent l="0" t="0" r="0" b="8890"/>
            <wp:doc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pic:cNvPicPr/>
                  </pic:nvPicPr>
                  <pic:blipFill>
                    <a:blip r:embed="rId15"/>
                    <a:stretch>
                      <a:fillRect/>
                    </a:stretch>
                  </pic:blipFill>
                  <pic:spPr>
                    <a:xfrm>
                      <a:off x="0" y="0"/>
                      <a:ext cx="5943600" cy="2429510"/>
                    </a:xfrm>
                    <a:prstGeom prst="rect">
                      <a:avLst/>
                    </a:prstGeom>
                  </pic:spPr>
                </pic:pic>
              </a:graphicData>
            </a:graphic>
          </wp:inline>
        </w:drawing>
      </w:r>
    </w:p>
    <w:p w14:paraId="6FDBA84E" w14:textId="179A6BFD" w:rsidR="0067541D" w:rsidRPr="00E06B80" w:rsidRDefault="0067541D" w:rsidP="0067541D">
      <w:pPr>
        <w:spacing w:after="0" w:line="240" w:lineRule="auto"/>
      </w:pPr>
      <w:r w:rsidRPr="00E06B80">
        <w:t>Table 1: Comparison of multi-state model specifications.</w:t>
      </w:r>
    </w:p>
    <w:p w14:paraId="4B679517" w14:textId="77777777" w:rsidR="0067541D" w:rsidRDefault="0067541D" w:rsidP="0067541D">
      <w:pPr>
        <w:spacing w:after="0" w:line="480" w:lineRule="auto"/>
      </w:pPr>
    </w:p>
    <w:p w14:paraId="09E780EF" w14:textId="42501FC6" w:rsidR="00FC2324" w:rsidRPr="00C3066D" w:rsidRDefault="001B7645" w:rsidP="0067541D">
      <w:pPr>
        <w:spacing w:after="0" w:line="480" w:lineRule="auto"/>
        <w:ind w:firstLine="720"/>
      </w:pPr>
      <w:r>
        <w:t xml:space="preserve">The best fit </w:t>
      </w:r>
      <w:commentRangeStart w:id="166"/>
      <w:r>
        <w:t xml:space="preserve">model allows includes a </w:t>
      </w:r>
      <w:commentRangeEnd w:id="166"/>
      <w:r w:rsidR="00DD5732">
        <w:rPr>
          <w:rStyle w:val="CommentReference"/>
          <w:sz w:val="24"/>
          <w:szCs w:val="24"/>
        </w:rPr>
        <w:commentReference w:id="166"/>
      </w:r>
      <w:r>
        <w:t>separate underlying state of Indian River pink salmon abundance in odd years, while estimating a single underlying state of pink salmon abundance throughout the region (including Indian River) in even years</w:t>
      </w:r>
      <w:r w:rsidR="00A31219">
        <w:t xml:space="preserve"> (Table 1)</w:t>
      </w:r>
      <w:r>
        <w:t xml:space="preserve">. </w:t>
      </w:r>
      <w:r w:rsidR="00A40D49">
        <w:t>The</w:t>
      </w:r>
      <w:r w:rsidR="00112BBF">
        <w:t xml:space="preserve"> difference in AICc of 12.</w:t>
      </w:r>
      <w:r w:rsidR="00A40D49">
        <w:t>7</w:t>
      </w:r>
      <w:r w:rsidR="00727829">
        <w:t>8</w:t>
      </w:r>
      <w:r w:rsidR="00112BBF">
        <w:t xml:space="preserve"> between this model and t</w:t>
      </w:r>
      <w:r>
        <w:t>he model with the second best fit</w:t>
      </w:r>
      <w:r w:rsidR="00112BBF">
        <w:t xml:space="preserve"> (</w:t>
      </w:r>
      <w:r>
        <w:t>allow</w:t>
      </w:r>
      <w:r w:rsidR="00727829">
        <w:t>ing</w:t>
      </w:r>
      <w:r>
        <w:t xml:space="preserve"> even- and odd-year Indian River pink salmon abundance to be separate</w:t>
      </w:r>
      <w:r w:rsidR="00727829">
        <w:t>d</w:t>
      </w:r>
      <w:r>
        <w:t xml:space="preserve"> from regional abundances</w:t>
      </w:r>
      <w:r w:rsidR="00112BBF">
        <w:t xml:space="preserve">) </w:t>
      </w:r>
      <w:commentRangeStart w:id="167"/>
      <w:r w:rsidR="00112BBF">
        <w:t xml:space="preserve">means that this model </w:t>
      </w:r>
      <w:r w:rsidR="00727829">
        <w:t xml:space="preserve">the </w:t>
      </w:r>
      <w:r w:rsidR="00112BBF">
        <w:t xml:space="preserve">best with 99.84% confidence </w:t>
      </w:r>
      <w:commentRangeEnd w:id="167"/>
      <w:r w:rsidR="00DD5732">
        <w:rPr>
          <w:rStyle w:val="CommentReference"/>
          <w:sz w:val="24"/>
          <w:szCs w:val="24"/>
        </w:rPr>
        <w:commentReference w:id="167"/>
      </w:r>
      <w:r w:rsidR="00AF5677">
        <w:t>(Mazerolle 2006).</w:t>
      </w:r>
      <w:r w:rsidR="00112BBF">
        <w:t xml:space="preserve"> Model specifications which estimated a single state of odd-year pink salmon abundance throughout the region </w:t>
      </w:r>
      <w:r w:rsidR="00112BBF">
        <w:lastRenderedPageBreak/>
        <w:t xml:space="preserve">performed </w:t>
      </w:r>
      <w:del w:id="168" w:author="Gende, Scott M" w:date="2026-09-30T16:50:00Z" w16du:dateUtc="2026-10-01T00:50:00Z">
        <w:r w:rsidR="00112BBF" w:rsidDel="00DD5732">
          <w:delText xml:space="preserve">abysmally </w:delText>
        </w:r>
      </w:del>
      <w:ins w:id="169" w:author="Gende, Scott M" w:date="2026-09-30T16:50:00Z" w16du:dateUtc="2026-10-01T00:50:00Z">
        <w:r w:rsidR="00DD5732">
          <w:t xml:space="preserve">poorly </w:t>
        </w:r>
      </w:ins>
      <w:r w:rsidR="00112BBF">
        <w:t xml:space="preserve">by this standard, with </w:t>
      </w:r>
      <w:del w:id="170" w:author="Gende, Scott M" w:date="2026-09-30T16:50:00Z" w16du:dateUtc="2026-10-01T00:50:00Z">
        <w:r w:rsidR="00112BBF" w:rsidDel="00DD5732">
          <w:delText xml:space="preserve">infinitesimally </w:delText>
        </w:r>
      </w:del>
      <w:r w:rsidR="00112BBF">
        <w:t xml:space="preserve">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7BCBBEC0" w14:textId="77777777" w:rsidR="00207069" w:rsidRPr="001D65E6" w:rsidRDefault="00207069" w:rsidP="00207069">
      <w:pPr>
        <w:spacing w:after="0" w:line="480" w:lineRule="auto"/>
        <w:rPr>
          <w:b/>
          <w:bCs/>
        </w:rPr>
      </w:pPr>
      <w:r w:rsidRPr="001D65E6">
        <w:rPr>
          <w:b/>
          <w:bCs/>
        </w:rPr>
        <w:t>Effect of Hatchery Operations</w:t>
      </w:r>
    </w:p>
    <w:p w14:paraId="409EF6CE" w14:textId="77777777" w:rsidR="00255470" w:rsidRDefault="00207069" w:rsidP="00207069">
      <w:pPr>
        <w:spacing w:after="0" w:line="480" w:lineRule="auto"/>
      </w:pPr>
      <w:r>
        <w:t>For both the post-1975 and post-2010 treatment periods, m</w:t>
      </w:r>
      <w:r w:rsidRPr="001D65E6">
        <w:t>odels</w:t>
      </w:r>
      <w:r>
        <w:t xml:space="preserve"> which best fit the data were those</w:t>
      </w:r>
      <w:r w:rsidRPr="001D65E6">
        <w:t xml:space="preserve"> </w:t>
      </w:r>
      <w:r>
        <w:t xml:space="preserve">specified to assert one region wide effect of treatment period for each run across all sites </w:t>
      </w:r>
      <w:r w:rsidR="00255470" w:rsidRPr="004B5260">
        <w:rPr>
          <w:noProof/>
        </w:rPr>
        <w:drawing>
          <wp:inline distT="0" distB="0" distL="0" distR="0" wp14:anchorId="2A760248" wp14:editId="0C4258C1">
            <wp:extent cx="5943600" cy="3278505"/>
            <wp:effectExtent l="0" t="0" r="0" b="0"/>
            <wp:docPr id="717413142"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pic:cNvPicPr/>
                  </pic:nvPicPr>
                  <pic:blipFill>
                    <a:blip r:embed="rId16"/>
                    <a:stretch>
                      <a:fillRect/>
                    </a:stretch>
                  </pic:blipFill>
                  <pic:spPr>
                    <a:xfrm>
                      <a:off x="0" y="0"/>
                      <a:ext cx="5943600" cy="3278505"/>
                    </a:xfrm>
                    <a:prstGeom prst="rect">
                      <a:avLst/>
                    </a:prstGeom>
                  </pic:spPr>
                </pic:pic>
              </a:graphicData>
            </a:graphic>
          </wp:inline>
        </w:drawing>
      </w:r>
      <w:r w:rsidR="00255470">
        <w:t xml:space="preserve"> </w:t>
      </w:r>
    </w:p>
    <w:p w14:paraId="2562272B" w14:textId="77777777" w:rsidR="00255470" w:rsidRDefault="00255470" w:rsidP="00255470">
      <w:pPr>
        <w:spacing w:after="0" w:line="240" w:lineRule="auto"/>
        <w:rPr>
          <w:i/>
          <w:iCs/>
          <w:sz w:val="20"/>
          <w:szCs w:val="20"/>
        </w:rPr>
      </w:pPr>
      <w:r w:rsidRPr="00255470">
        <w:t xml:space="preserve">Table 2: Difference-in-difference results estimating the impact of Sheldon Jackson Hatchery operations on Indian River pink salmon abundances. Best fit model effect structure in bold. The lowest (best) AICc value for each effect structure is included, along with the number of models featuring said effect structure within 2 AICc of the best fit model. </w:t>
      </w:r>
    </w:p>
    <w:p w14:paraId="66159E9A" w14:textId="77777777" w:rsidR="00255470" w:rsidRDefault="00255470" w:rsidP="00207069">
      <w:pPr>
        <w:spacing w:after="0" w:line="480" w:lineRule="auto"/>
      </w:pPr>
    </w:p>
    <w:p w14:paraId="39DBFAF7" w14:textId="1E3EB0E9" w:rsidR="00207069" w:rsidRDefault="00207069" w:rsidP="00207069">
      <w:pPr>
        <w:spacing w:after="0" w:line="480" w:lineRule="auto"/>
      </w:pPr>
      <w:r>
        <w:lastRenderedPageBreak/>
        <w:t>(including Indian River), implying that in both treatment periods, any effect hatchery releases may be having on Indian River pink salmon abundances is not as impactful as the effect of the</w:t>
      </w:r>
    </w:p>
    <w:p w14:paraId="5261B459" w14:textId="7A4EBE00" w:rsidR="00207069" w:rsidRDefault="00207069" w:rsidP="00207069">
      <w:pPr>
        <w:spacing w:after="0" w:line="480" w:lineRule="auto"/>
      </w:pPr>
      <w:r>
        <w:t xml:space="preserve">treatment period itself. For the post-1975 treatment, over 75% of models within 2 AICc of the best fit model were specified with the same region wide effect structure. Conversely, while the post-2010 treatment best fit model was specified with the same region wide effect structure, fully half of the models that fell within 2 AICc of best fit were specified to only estimate an effect of treatment at Indian River (Table 2).  </w:t>
      </w:r>
    </w:p>
    <w:p w14:paraId="76A190AA" w14:textId="77777777" w:rsidR="00235FC3" w:rsidRDefault="00235FC3" w:rsidP="00207069">
      <w:pPr>
        <w:spacing w:after="0" w:line="480" w:lineRule="auto"/>
      </w:pPr>
    </w:p>
    <w:p w14:paraId="5A52C972" w14:textId="77777777" w:rsidR="00235FC3" w:rsidRDefault="00235FC3" w:rsidP="00235FC3">
      <w:pPr>
        <w:spacing w:after="0" w:line="240" w:lineRule="auto"/>
        <w:jc w:val="center"/>
        <w:rPr>
          <w:i/>
          <w:iCs/>
          <w:sz w:val="20"/>
          <w:szCs w:val="20"/>
        </w:rPr>
      </w:pPr>
      <w:r w:rsidRPr="004B5260">
        <w:rPr>
          <w:i/>
          <w:iCs/>
          <w:noProof/>
          <w:sz w:val="20"/>
          <w:szCs w:val="20"/>
        </w:rPr>
        <w:drawing>
          <wp:inline distT="0" distB="0" distL="0" distR="0" wp14:anchorId="6767CCB0" wp14:editId="14246956">
            <wp:extent cx="4654789" cy="3587934"/>
            <wp:effectExtent l="0" t="0" r="0" b="0"/>
            <wp:doc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pic:cNvPicPr/>
                  </pic:nvPicPr>
                  <pic:blipFill>
                    <a:blip r:embed="rId17"/>
                    <a:stretch>
                      <a:fillRect/>
                    </a:stretch>
                  </pic:blipFill>
                  <pic:spPr>
                    <a:xfrm>
                      <a:off x="0" y="0"/>
                      <a:ext cx="4654789" cy="3587934"/>
                    </a:xfrm>
                    <a:prstGeom prst="rect">
                      <a:avLst/>
                    </a:prstGeom>
                  </pic:spPr>
                </pic:pic>
              </a:graphicData>
            </a:graphic>
          </wp:inline>
        </w:drawing>
      </w:r>
    </w:p>
    <w:p w14:paraId="3506F813" w14:textId="77777777" w:rsidR="00235FC3" w:rsidRPr="001D65E6" w:rsidRDefault="00235FC3" w:rsidP="00235FC3">
      <w:pPr>
        <w:spacing w:after="0" w:line="240" w:lineRule="auto"/>
      </w:pPr>
      <w:r w:rsidRPr="001159C6">
        <w:rPr>
          <w:i/>
          <w:iCs/>
          <w:sz w:val="20"/>
          <w:szCs w:val="20"/>
        </w:rPr>
        <w:t xml:space="preserve">Table </w:t>
      </w:r>
      <w:r>
        <w:rPr>
          <w:i/>
          <w:iCs/>
          <w:sz w:val="20"/>
          <w:szCs w:val="20"/>
        </w:rPr>
        <w:t xml:space="preserve">3: Event studies </w:t>
      </w:r>
      <w:commentRangeStart w:id="171"/>
      <w:r>
        <w:rPr>
          <w:i/>
          <w:iCs/>
          <w:sz w:val="20"/>
          <w:szCs w:val="20"/>
        </w:rPr>
        <w:t xml:space="preserve">evaluating the effect of Indian River on pink salmon abundances during pre-treatment periods. Best fit models in both treatment periods include separate states of Indian River and regional abundances in odd years and only one regional underlying state (including Indian </w:t>
      </w:r>
      <w:commentRangeEnd w:id="171"/>
      <w:r w:rsidR="00DD5732">
        <w:rPr>
          <w:rStyle w:val="CommentReference"/>
          <w:i/>
          <w:iCs/>
          <w:sz w:val="20"/>
          <w:szCs w:val="20"/>
        </w:rPr>
        <w:commentReference w:id="171"/>
      </w:r>
      <w:r>
        <w:rPr>
          <w:i/>
          <w:iCs/>
          <w:sz w:val="20"/>
          <w:szCs w:val="20"/>
        </w:rPr>
        <w:t>River) in even years.</w:t>
      </w:r>
    </w:p>
    <w:p w14:paraId="10B64D6C" w14:textId="77777777" w:rsidR="00235FC3" w:rsidRDefault="00235FC3" w:rsidP="00207069">
      <w:pPr>
        <w:spacing w:after="0" w:line="480" w:lineRule="auto"/>
      </w:pPr>
    </w:p>
    <w:p w14:paraId="5419D32B" w14:textId="2A5BFB6B" w:rsidR="00235FC3" w:rsidRPr="00207069" w:rsidRDefault="00207069" w:rsidP="00235FC3">
      <w:pPr>
        <w:spacing w:after="0" w:line="480" w:lineRule="auto"/>
        <w:ind w:firstLine="720"/>
      </w:pPr>
      <w:r>
        <w:t xml:space="preserve">Event studies conducted to validate the parallel trends assumption revealed that, in both pre-treatment periods, best fit models were those specified with a 3-state structure, treating </w:t>
      </w:r>
      <w:r>
        <w:lastRenderedPageBreak/>
        <w:t xml:space="preserve">odd-year Indian River pink salmon runs as separate state from odd-year runs throughout the region (Table 3). </w:t>
      </w:r>
      <w:del w:id="172" w:author="Gende, Scott M" w:date="2026-09-30T16:53:00Z" w16du:dateUtc="2026-10-01T00:53:00Z">
        <w:r w:rsidDel="00DD5732">
          <w:delText>This then means that</w:delText>
        </w:r>
      </w:del>
      <w:ins w:id="173" w:author="Gende, Scott M" w:date="2026-09-30T16:53:00Z" w16du:dateUtc="2026-10-01T00:53:00Z">
        <w:r w:rsidR="00DD5732">
          <w:t>Thus</w:t>
        </w:r>
      </w:ins>
      <w:r>
        <w:t xml:space="preserve"> the parallel trends assumption is not supported for odd-year abundances at Indian River and throughout the region, </w:t>
      </w:r>
      <w:ins w:id="174" w:author="Gende, Scott M" w:date="2026-09-30T16:54:00Z" w16du:dateUtc="2026-10-01T00:54:00Z">
        <w:r w:rsidR="00DD5732">
          <w:t xml:space="preserve">which is </w:t>
        </w:r>
      </w:ins>
      <w:ins w:id="175" w:author="Gende, Scott M" w:date="2026-09-30T16:53:00Z" w16du:dateUtc="2026-10-01T00:53:00Z">
        <w:r w:rsidR="00DD5732">
          <w:t xml:space="preserve">notable </w:t>
        </w:r>
      </w:ins>
      <w:del w:id="176" w:author="Gende, Scott M" w:date="2026-09-30T16:54:00Z" w16du:dateUtc="2026-10-01T00:54:00Z">
        <w:r w:rsidDel="00DD5732">
          <w:delText xml:space="preserve">a very interesting finding </w:delText>
        </w:r>
      </w:del>
      <w:r>
        <w:t>when</w:t>
      </w:r>
      <w:r w:rsidR="00235FC3">
        <w:t xml:space="preserve"> considered in conjunction with the best fit models described above (Table 2). These findings are consistent with the idea that the statistically significant difference observed between odd-year Indian River and regional abundances discussed in the last section is being driven by the Indian River falling below regional expectations in the pre-treatment period (Figure 3).</w:t>
      </w:r>
    </w:p>
    <w:p w14:paraId="7DB934D0" w14:textId="77777777" w:rsidR="00207069" w:rsidRDefault="00207069" w:rsidP="00F4350E">
      <w:pPr>
        <w:spacing w:after="0" w:line="480" w:lineRule="auto"/>
        <w:rPr>
          <w:b/>
          <w:bCs/>
        </w:rPr>
      </w:pPr>
    </w:p>
    <w:p w14:paraId="34D26D14" w14:textId="1E354C34" w:rsidR="00F4350E" w:rsidRPr="00C64BF8" w:rsidRDefault="00F4350E" w:rsidP="00F4350E">
      <w:pPr>
        <w:spacing w:after="0" w:line="480" w:lineRule="auto"/>
        <w:rPr>
          <w:b/>
          <w:bCs/>
        </w:rPr>
      </w:pPr>
      <w:r w:rsidRPr="00C64BF8">
        <w:rPr>
          <w:b/>
          <w:bCs/>
        </w:rPr>
        <w:t>Effect of Hatchery Releases</w:t>
      </w:r>
    </w:p>
    <w:p w14:paraId="25FCB69C" w14:textId="15A3E524" w:rsidR="004D6698" w:rsidRDefault="0021472B" w:rsidP="00A40D49">
      <w:pPr>
        <w:spacing w:after="0" w:line="480" w:lineRule="auto"/>
      </w:pPr>
      <w:r>
        <w:t>All</w:t>
      </w:r>
      <w:r w:rsidR="004D6698">
        <w:t xml:space="preserve"> interaction effects of brood year </w:t>
      </w:r>
      <w:r w:rsidR="004D6698" w:rsidRPr="004D6698">
        <w:rPr>
          <w:i/>
          <w:iCs/>
        </w:rPr>
        <w:t>t-1</w:t>
      </w:r>
      <w:r w:rsidR="004D6698">
        <w:t xml:space="preserve"> on brood year </w:t>
      </w:r>
      <w:r w:rsidR="004D6698" w:rsidRPr="004D6698">
        <w:rPr>
          <w:i/>
          <w:iCs/>
        </w:rPr>
        <w:t>t</w:t>
      </w:r>
      <w:r w:rsidR="004D6698">
        <w:t xml:space="preserve"> are positive for both runs (Figure </w:t>
      </w:r>
      <w:r w:rsidR="00756C35">
        <w:t>4</w:t>
      </w:r>
      <w:r w:rsidR="004D6698">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del w:id="177" w:author="Gende, Scott M" w:date="2026-09-30T16:56:00Z" w16du:dateUtc="2026-10-01T00:56:00Z">
        <w:r w:rsidR="004D6698" w:rsidDel="00DD5732">
          <w:delText>, the parameter of greatest interest,</w:delText>
        </w:r>
        <w:r w:rsidR="00A21D8D" w:rsidDel="00DD5732">
          <w:delText xml:space="preserve"> </w:delText>
        </w:r>
      </w:del>
      <w:ins w:id="178" w:author="Gende, Scott M" w:date="2026-09-30T16:56:00Z" w16du:dateUtc="2026-10-01T00:56:00Z">
        <w:r w:rsidR="00DD5732">
          <w:t xml:space="preserve"> </w:t>
        </w:r>
      </w:ins>
      <w:r w:rsidR="00A21D8D">
        <w:t>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 xml:space="preserve">the smallest of the three effects observed for each run, with </w:t>
      </w:r>
      <w:commentRangeStart w:id="179"/>
      <w:r w:rsidR="009F6B38">
        <w:t>point estimates of 0.</w:t>
      </w:r>
      <w:r w:rsidR="00086DA1">
        <w:t>09</w:t>
      </w:r>
      <w:r w:rsidR="009F6B38">
        <w:t xml:space="preserve"> and 0.</w:t>
      </w:r>
      <w:r w:rsidR="00086DA1">
        <w:t>04</w:t>
      </w:r>
      <w:r w:rsidR="009F6B38">
        <w:t xml:space="preserve"> r</w:t>
      </w:r>
      <w:commentRangeEnd w:id="179"/>
      <w:r w:rsidR="0072418B">
        <w:rPr>
          <w:rStyle w:val="CommentReference"/>
          <w:sz w:val="24"/>
          <w:szCs w:val="24"/>
        </w:rPr>
        <w:commentReference w:id="179"/>
      </w:r>
      <w:r w:rsidR="009F6B38">
        <w:t>espectively</w:t>
      </w:r>
      <w:r w:rsidR="004D6698">
        <w:t>.</w:t>
      </w:r>
      <w:r w:rsidR="00855FD8">
        <w:t xml:space="preserve"> </w:t>
      </w:r>
      <w:r w:rsidR="004D6698">
        <w:t>I</w:t>
      </w:r>
      <w:r w:rsidR="00855FD8">
        <w:t>n both cases enough parameter estimates fell below zero to diminish statistical confidence in the result</w:t>
      </w:r>
      <w:r w:rsidR="004D6698">
        <w:t>,</w:t>
      </w:r>
      <w:r w:rsidR="004D6698" w:rsidRPr="004D6698">
        <w:t xml:space="preserve"> </w:t>
      </w:r>
      <w:r w:rsidR="004D6698">
        <w:t xml:space="preserve">but </w:t>
      </w:r>
      <w:r w:rsidR="00727829">
        <w:t>most</w:t>
      </w:r>
      <w:r w:rsidR="004D6698">
        <w:t xml:space="preserve"> bootstrapped parameter estimates were positive (94.2% in even-year runs, and 92% in odd-year runs).</w:t>
      </w:r>
      <w:r w:rsidR="006D7969">
        <w:t xml:space="preserve"> </w:t>
      </w:r>
      <w:r w:rsidR="009F6B38">
        <w:t>Not surprisingly</w:t>
      </w:r>
      <w:r w:rsidR="007F1EA9">
        <w:t>,</w:t>
      </w:r>
      <w:r w:rsidR="009F6B38">
        <w:t xml:space="preserve"> t</w:t>
      </w:r>
      <w:r w:rsidR="006D7969">
        <w:t>he river shows a significant positive effect on itself</w:t>
      </w:r>
      <w:r w:rsidR="00F75FA7">
        <w:t xml:space="preserve"> </w:t>
      </w:r>
      <w:r w:rsidR="006D7969">
        <w:t xml:space="preserve">for both odd- and even-year runs </w:t>
      </w:r>
      <w:r w:rsidR="00C56516">
        <w:t>(</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w:t>
      </w:r>
      <w:r w:rsidR="00C56516">
        <w:t xml:space="preserve">), </w:t>
      </w:r>
      <w:commentRangeStart w:id="180"/>
      <w:r w:rsidR="00C56516">
        <w:t xml:space="preserve">meaning that the strongest predictor of </w:t>
      </w:r>
      <w:r w:rsidR="00F75FA7">
        <w:t xml:space="preserve">the size of an </w:t>
      </w:r>
      <w:r w:rsidR="00C56516">
        <w:t>Indian River pink salmon</w:t>
      </w:r>
      <w:r w:rsidR="00F75FA7">
        <w:t xml:space="preserve"> is the size of the run in the previous brood year</w:t>
      </w:r>
      <w:commentRangeEnd w:id="180"/>
      <w:r w:rsidR="0072418B">
        <w:rPr>
          <w:rStyle w:val="CommentReference"/>
          <w:sz w:val="24"/>
          <w:szCs w:val="24"/>
        </w:rPr>
        <w:commentReference w:id="180"/>
      </w:r>
      <w:r w:rsidR="006D7969">
        <w:t xml:space="preserve">.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w:t>
      </w:r>
      <w:r w:rsidR="00675815">
        <w:lastRenderedPageBreak/>
        <w:t xml:space="preserve">brood year Indian River abundances on current brood year hatchery returns is stronger for both runs than its inverse, it is crucial to note that hatchery returns are </w:t>
      </w:r>
      <w:r w:rsidR="00B00D9B">
        <w:t>greater than Indian River abundance much more often than not.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 xml:space="preserve">could </w:t>
      </w:r>
      <w:ins w:id="181" w:author="Gende, Scott M" w:date="2026-09-30T16:57:00Z" w16du:dateUtc="2026-10-01T00:57:00Z">
        <w:r w:rsidR="00DD5732">
          <w:t xml:space="preserve">is likely equal or </w:t>
        </w:r>
      </w:ins>
      <w:del w:id="182" w:author="Gende, Scott M" w:date="2026-09-30T16:57:00Z" w16du:dateUtc="2026-10-01T00:57:00Z">
        <w:r w:rsidR="00625D54" w:rsidDel="00DD5732">
          <w:delText xml:space="preserve">be </w:delText>
        </w:r>
        <w:r w:rsidR="00625D54" w:rsidDel="002856FE">
          <w:delText xml:space="preserve">roughly equal or even </w:delText>
        </w:r>
      </w:del>
      <w:r w:rsidR="00625D54">
        <w:t>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162"/>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4EA741D1">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Pr="00E2786C" w:rsidRDefault="004D6698" w:rsidP="004D6698">
      <w:pPr>
        <w:spacing w:after="0" w:line="240" w:lineRule="auto"/>
      </w:pPr>
      <w:r w:rsidRPr="00E2786C">
        <w:t xml:space="preserve">Figure </w:t>
      </w:r>
      <w:r w:rsidR="00756C35" w:rsidRPr="00E2786C">
        <w:t>4</w:t>
      </w:r>
      <w:r w:rsidRPr="00E2786C">
        <w:t xml:space="preserve">: </w:t>
      </w:r>
      <w:commentRangeStart w:id="183"/>
      <w:r w:rsidRPr="00E2786C">
        <w:t xml:space="preserve">Estimated effect </w:t>
      </w:r>
      <w:commentRangeEnd w:id="183"/>
      <w:r w:rsidR="0072418B" w:rsidRPr="00E2786C">
        <w:rPr>
          <w:rStyle w:val="CommentReference"/>
          <w:sz w:val="24"/>
          <w:szCs w:val="24"/>
        </w:rPr>
        <w:commentReference w:id="183"/>
      </w:r>
      <w:r w:rsidRPr="00E2786C">
        <w:t>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11EDF48F" w14:textId="77777777" w:rsidR="00BE63A0" w:rsidRDefault="003D4C6E" w:rsidP="003D4C6E">
      <w:pPr>
        <w:spacing w:after="0" w:line="480" w:lineRule="auto"/>
        <w:ind w:firstLine="720"/>
        <w:rPr>
          <w:ins w:id="184" w:author="Gende, Scott M" w:date="2026-10-12T09:53:00Z" w16du:dateUtc="2026-10-12T17:53:00Z"/>
        </w:rPr>
      </w:pPr>
      <w:r>
        <w:t xml:space="preserve">An assessment of whether a native species has exceeded some natural range of variation </w:t>
      </w:r>
      <w:ins w:id="185" w:author="Gende, Scott M" w:date="2026-09-30T16:58:00Z" w16du:dateUtc="2026-10-01T00:58:00Z">
        <w:r w:rsidR="002856FE">
          <w:t xml:space="preserve">can require </w:t>
        </w:r>
      </w:ins>
      <w:del w:id="186" w:author="Gende, Scott M" w:date="2026-09-30T16:58:00Z" w16du:dateUtc="2026-10-01T00:58:00Z">
        <w:r w:rsidDel="002856FE">
          <w:delText xml:space="preserve">requires </w:delText>
        </w:r>
      </w:del>
      <w:r>
        <w:t>long</w:t>
      </w:r>
      <w:ins w:id="187" w:author="Gende, Scott M" w:date="2026-09-30T16:58:00Z" w16du:dateUtc="2026-10-01T00:58:00Z">
        <w:r w:rsidR="002856FE">
          <w:t>-</w:t>
        </w:r>
      </w:ins>
      <w:del w:id="188" w:author="Gende, Scott M" w:date="2026-09-30T16:58:00Z" w16du:dateUtc="2026-10-01T00:58:00Z">
        <w:r w:rsidDel="002856FE">
          <w:delText xml:space="preserve"> </w:delText>
        </w:r>
      </w:del>
      <w:r>
        <w:t xml:space="preserve">term knowledge of a natural system, and determining whether such overabundance resulted from some </w:t>
      </w:r>
      <w:commentRangeStart w:id="189"/>
      <w:r>
        <w:t xml:space="preserve">anthropogenic intervention also requires data on otherwise comparable populations of the species that have not been exposed to the same intervention. </w:t>
      </w:r>
      <w:commentRangeEnd w:id="189"/>
      <w:r w:rsidR="00185BE2">
        <w:rPr>
          <w:rStyle w:val="CommentReference"/>
          <w:sz w:val="24"/>
          <w:szCs w:val="24"/>
        </w:rPr>
        <w:commentReference w:id="189"/>
      </w:r>
    </w:p>
    <w:p w14:paraId="3E4EF462" w14:textId="6158B3A8" w:rsidR="003D4C6E" w:rsidDel="007F5CF5" w:rsidRDefault="003D4C6E" w:rsidP="003D4C6E">
      <w:pPr>
        <w:spacing w:after="0" w:line="480" w:lineRule="auto"/>
        <w:ind w:firstLine="720"/>
        <w:rPr>
          <w:del w:id="190" w:author="Gende, Scott M" w:date="2026-10-12T10:03:00Z" w16du:dateUtc="2026-10-12T18:03:00Z"/>
        </w:rPr>
      </w:pPr>
      <w:r>
        <w:t xml:space="preserve">In the case of pink salmon at Indian River, </w:t>
      </w:r>
      <w:ins w:id="191" w:author="Gende, Scott M" w:date="2026-10-12T10:03:00Z" w16du:dateUtc="2026-10-12T18:03:00Z">
        <w:r w:rsidR="007F5CF5">
          <w:t xml:space="preserve">identifying a management target of ‘naturally  abundant’ is </w:t>
        </w:r>
      </w:ins>
      <w:del w:id="192" w:author="Gende, Scott M" w:date="2026-10-12T10:03:00Z" w16du:dateUtc="2026-10-12T18:03:00Z">
        <w:r w:rsidDel="007F5CF5">
          <w:delText xml:space="preserve">this task </w:delText>
        </w:r>
      </w:del>
      <w:r>
        <w:t xml:space="preserve">is made additionally complicated by the fact there two populations inhabiting the same environment (odd- and even-year runs) with potentially different life histories and </w:t>
      </w:r>
      <w:ins w:id="193" w:author="Gende, Scott M" w:date="2026-10-12T09:53:00Z" w16du:dateUtc="2026-10-12T17:53:00Z">
        <w:r w:rsidR="00BE63A0">
          <w:t>population dynamics</w:t>
        </w:r>
      </w:ins>
      <w:ins w:id="194" w:author="Gende, Scott M" w:date="2026-10-12T10:04:00Z" w16du:dateUtc="2026-10-12T18:04:00Z">
        <w:r w:rsidR="007F5CF5">
          <w:t xml:space="preserve">.  </w:t>
        </w:r>
      </w:ins>
      <w:del w:id="195" w:author="Gende, Scott M" w:date="2026-10-12T09:53:00Z" w16du:dateUtc="2026-10-12T17:53:00Z">
        <w:r w:rsidDel="00BE63A0">
          <w:delText>characteristics</w:delText>
        </w:r>
      </w:del>
      <w:r>
        <w:t xml:space="preserve">. </w:t>
      </w:r>
      <w:ins w:id="196" w:author="Gende, Scott M" w:date="2026-10-12T10:03:00Z" w16du:dateUtc="2026-10-12T18:03:00Z">
        <w:r w:rsidR="007F5CF5">
          <w:t xml:space="preserve"> </w:t>
        </w:r>
      </w:ins>
      <w:del w:id="197" w:author="Gende, Scott M" w:date="2026-09-30T17:22:00Z" w16du:dateUtc="2026-10-01T01:22:00Z">
        <w:r w:rsidDel="00185BE2">
          <w:delText xml:space="preserve">My research evaluated three hypotheses to determine whether Indian River pink salmon population densities fall within a natural range of variation: 1) pink salmon population dynamics at Indian River are separate from those observed at ADFG index streams in the region, 2) the 1975 commencement and/or 2010 expansion of hatchery operations has had some measurable impact on Indian River pink salmon population densities, and 3) the number of pink salmon juveniles released by SJH in brood year </w:delText>
        </w:r>
        <w:r w:rsidRPr="00844F3B" w:rsidDel="00185BE2">
          <w:rPr>
            <w:i/>
            <w:iCs/>
          </w:rPr>
          <w:delText>t-1</w:delText>
        </w:r>
        <w:r w:rsidDel="00185BE2">
          <w:delText xml:space="preserve"> is impacting pink salmon abundance observed at Indian River in brood year </w:delText>
        </w:r>
        <w:r w:rsidRPr="00844F3B" w:rsidDel="00185BE2">
          <w:rPr>
            <w:i/>
            <w:iCs/>
          </w:rPr>
          <w:delText>t</w:delText>
        </w:r>
        <w:r w:rsidDel="00185BE2">
          <w:delText xml:space="preserve">. Evaluation of these hypotheses was approached to allow for odd- and even- year pink salmon runs to differ in their dynamics. </w:delText>
        </w:r>
      </w:del>
      <w:ins w:id="198" w:author="Gende, Scott M" w:date="2026-10-12T10:04:00Z" w16du:dateUtc="2026-10-12T18:04:00Z">
        <w:r w:rsidR="007F5CF5">
          <w:t xml:space="preserve">[[Explain that the disparity between even and odd isn’t as great as it is in lower lattitudes, with references, but that it nevertheless </w:t>
        </w:r>
      </w:ins>
      <w:ins w:id="199" w:author="Gende, Scott M" w:date="2026-10-12T10:05:00Z" w16du:dateUtc="2026-10-12T18:05:00Z">
        <w:r w:rsidR="007F5CF5">
          <w:t>results in essentially trying to generate 2 management targets…]]</w:t>
        </w:r>
      </w:ins>
      <w:ins w:id="200" w:author="Gende, Scott M" w:date="2026-10-12T10:04:00Z" w16du:dateUtc="2026-10-12T18:04:00Z">
        <w:r w:rsidR="007F5CF5">
          <w:t xml:space="preserve"> </w:t>
        </w:r>
      </w:ins>
    </w:p>
    <w:p w14:paraId="2E889C4A" w14:textId="77777777" w:rsidR="00935BBA" w:rsidRDefault="003D4C6E" w:rsidP="007F5CF5">
      <w:pPr>
        <w:spacing w:after="0" w:line="480" w:lineRule="auto"/>
        <w:ind w:firstLine="720"/>
        <w:rPr>
          <w:ins w:id="201" w:author="Gende, Scott M" w:date="2026-10-13T11:42:00Z" w16du:dateUtc="2026-10-13T19:42:00Z"/>
        </w:rPr>
      </w:pPr>
      <w:commentRangeStart w:id="202"/>
      <w:r>
        <w:t>Across</w:t>
      </w:r>
      <w:commentRangeEnd w:id="202"/>
      <w:r w:rsidR="00935BBA">
        <w:rPr>
          <w:rStyle w:val="CommentReference"/>
          <w:sz w:val="24"/>
          <w:szCs w:val="24"/>
        </w:rPr>
        <w:commentReference w:id="202"/>
      </w:r>
      <w:r>
        <w:t xml:space="preserve"> both </w:t>
      </w:r>
      <w:ins w:id="203" w:author="Gende, Scott M" w:date="2026-09-30T17:22:00Z" w16du:dateUtc="2026-10-01T01:22:00Z">
        <w:r w:rsidR="00185BE2">
          <w:t xml:space="preserve">odd and even year </w:t>
        </w:r>
      </w:ins>
      <w:r>
        <w:t>runs</w:t>
      </w:r>
      <w:r w:rsidRPr="000F5C89">
        <w:t xml:space="preserve"> pink salmon densities observed at Indian River in recent decades are high</w:t>
      </w:r>
      <w:r>
        <w:t>er</w:t>
      </w:r>
      <w:r w:rsidRPr="000F5C89">
        <w:t xml:space="preserve"> </w:t>
      </w:r>
      <w:r>
        <w:t>than</w:t>
      </w:r>
      <w:r w:rsidRPr="000F5C89">
        <w:t xml:space="preserve"> those recorded decades ago</w:t>
      </w:r>
      <w:del w:id="204" w:author="Gende, Scott M" w:date="2026-09-30T17:22:00Z" w16du:dateUtc="2026-10-01T01:22:00Z">
        <w:r w:rsidDel="00185BE2">
          <w:delText xml:space="preserve"> (Figure 2)</w:delText>
        </w:r>
      </w:del>
      <w:r>
        <w:t xml:space="preserve">. </w:t>
      </w:r>
      <w:commentRangeStart w:id="205"/>
      <w:del w:id="206" w:author="Gende, Scott M" w:date="2026-09-30T17:23:00Z" w16du:dateUtc="2026-10-01T01:23:00Z">
        <w:r w:rsidDel="00185BE2">
          <w:delText xml:space="preserve">The underlying state of Indian River abundances described by the best fit models is lower than the regional expectation </w:delText>
        </w:r>
        <w:r w:rsidDel="00185BE2">
          <w:lastRenderedPageBreak/>
          <w:delText>at the outset of the time series but has largely ‘caught up’ to the regio</w:delText>
        </w:r>
      </w:del>
      <w:commentRangeEnd w:id="205"/>
      <w:r w:rsidR="00185BE2">
        <w:rPr>
          <w:rStyle w:val="CommentReference"/>
          <w:sz w:val="24"/>
          <w:szCs w:val="24"/>
        </w:rPr>
        <w:commentReference w:id="205"/>
      </w:r>
      <w:del w:id="207" w:author="Gende, Scott M" w:date="2026-09-30T17:23:00Z" w16du:dateUtc="2026-10-01T01:23:00Z">
        <w:r w:rsidDel="00185BE2">
          <w:delText xml:space="preserve">nal state of pink salmon abundance in recent decades (Figure 3). </w:delText>
        </w:r>
      </w:del>
      <w:r>
        <w:t xml:space="preserve">Some effect of the 1975 commencement and hatchery operations was observed in both runs, with 18% of models within 2 AICc of the model of best fit specified to only include an effect of treatment at Indian River, although increased abundances in the pre- and post-treatment period seem to be predominantly driven by regional trends, as evidenced by the majority of best fit models specified to describe a single regional state. </w:t>
      </w:r>
    </w:p>
    <w:p w14:paraId="76021EC0" w14:textId="7B1D4FBA" w:rsidR="003D4C6E" w:rsidRDefault="003D4C6E" w:rsidP="007F5CF5">
      <w:pPr>
        <w:spacing w:after="0" w:line="480" w:lineRule="auto"/>
        <w:ind w:firstLine="720"/>
      </w:pPr>
      <w:r>
        <w:t>The expansion of hatchery operations in 2010 seems to have had a more discernable impact on Indian River abundances. While the bet fit model once again is specified to describe a single regional state, fully 50% of models within 2 AICc of best fit only include an effect of treatment at Indian River (Table 2). The effect of hatchery releases on subse</w:t>
      </w:r>
      <w:commentRangeStart w:id="208"/>
      <w:r>
        <w:t xml:space="preserve">quent brood year Indian River abundances was not statistically significant for either run, but in both cases a convincing majority of bootstrapped parameter estimates were positive. </w:t>
      </w:r>
      <w:commentRangeEnd w:id="208"/>
      <w:r w:rsidR="0072418B">
        <w:rPr>
          <w:rStyle w:val="CommentReference"/>
          <w:sz w:val="24"/>
          <w:szCs w:val="24"/>
        </w:rPr>
        <w:commentReference w:id="208"/>
      </w:r>
      <w:r>
        <w:t xml:space="preserve">Meanwhile, the opposite effect (year </w:t>
      </w:r>
      <w:r>
        <w:rPr>
          <w:i/>
          <w:iCs/>
        </w:rPr>
        <w:t>t-1</w:t>
      </w:r>
      <w:r>
        <w:t xml:space="preserve"> Indian River abundances on year </w:t>
      </w:r>
      <w:r>
        <w:rPr>
          <w:i/>
          <w:iCs/>
        </w:rPr>
        <w:t>t</w:t>
      </w:r>
      <w:r>
        <w:t xml:space="preserve"> hatchery returns) was positive and larger for both runs (Figure 4). However, hatchery r</w:t>
      </w:r>
      <w:commentRangeStart w:id="209"/>
      <w:r>
        <w:t>eturns frequently exceed in-river abundances, meaning that even if the effect of hatchery releases on subsequent brood year Indian River abundances is smaller than its opposite counterpart, the overall numbers of fish straying to a non-origin site could be roughly equal or even skewed towards hatchery-born fish returning to Indian River</w:t>
      </w:r>
      <w:commentRangeEnd w:id="209"/>
      <w:r w:rsidR="0072418B">
        <w:rPr>
          <w:rStyle w:val="CommentReference"/>
          <w:sz w:val="24"/>
          <w:szCs w:val="24"/>
        </w:rPr>
        <w:commentReference w:id="209"/>
      </w:r>
      <w:r>
        <w:t xml:space="preserve">. In those brood years where Indian River abundances exceed hatchery returns, these effect sizes imply that the following brood year will see more fish from Indian River returning to the hatchery than vice versa. </w:t>
      </w:r>
    </w:p>
    <w:p w14:paraId="4A62B312" w14:textId="27813B30" w:rsidR="003D4C6E" w:rsidRDefault="003D4C6E" w:rsidP="003D4C6E">
      <w:pPr>
        <w:spacing w:after="0" w:line="480" w:lineRule="auto"/>
        <w:ind w:firstLine="720"/>
      </w:pPr>
      <w:commentRangeStart w:id="210"/>
      <w:r>
        <w:t>In even years, Indian River pink salmon were within the expected range of abundance for the region</w:t>
      </w:r>
      <w:commentRangeEnd w:id="210"/>
      <w:r w:rsidR="00935BBA">
        <w:rPr>
          <w:rStyle w:val="CommentReference"/>
          <w:sz w:val="24"/>
          <w:szCs w:val="24"/>
        </w:rPr>
        <w:commentReference w:id="210"/>
      </w:r>
      <w:r>
        <w:t xml:space="preserve">. Difference-in-difference event </w:t>
      </w:r>
      <w:commentRangeStart w:id="211"/>
      <w:r>
        <w:t>studies</w:t>
      </w:r>
      <w:commentRangeEnd w:id="211"/>
      <w:r w:rsidR="00017F61">
        <w:rPr>
          <w:rStyle w:val="CommentReference"/>
          <w:sz w:val="24"/>
          <w:szCs w:val="24"/>
        </w:rPr>
        <w:commentReference w:id="211"/>
      </w:r>
      <w:r>
        <w:t xml:space="preserve"> found no separate state of Indian River </w:t>
      </w:r>
      <w:ins w:id="212" w:author="Gende, Scott M" w:date="2026-10-09T12:49:00Z" w16du:dateUtc="2026-10-09T20:49:00Z">
        <w:r w:rsidR="00017F61">
          <w:lastRenderedPageBreak/>
          <w:t>?</w:t>
        </w:r>
      </w:ins>
      <w:r>
        <w:t xml:space="preserve">abundances prior to either the 1975 commencement or 2010 expansion of hatchery operations, meaning that the impact of hatchery operations on even-year runs in the post-treatment period is likely negligible (Tables 2 &amp; 3). Indian River abundances were estimated to have a strong positive impact on pink salmon returning to the hatchery in the subsequent brood year, while an accompanying effect of hatchery releases on subsequent brood year Indian River abundances was estimated to be positive </w:t>
      </w:r>
      <w:commentRangeStart w:id="213"/>
      <w:r>
        <w:t>not statistically significant</w:t>
      </w:r>
      <w:commentRangeEnd w:id="213"/>
      <w:r w:rsidR="00017F61">
        <w:rPr>
          <w:rStyle w:val="CommentReference"/>
          <w:sz w:val="24"/>
          <w:szCs w:val="24"/>
        </w:rPr>
        <w:commentReference w:id="213"/>
      </w:r>
      <w:r>
        <w:t xml:space="preserve"> (Figure 4). Even if there exists a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even-year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p>
    <w:p w14:paraId="477C952D" w14:textId="77777777" w:rsidR="003D4C6E" w:rsidRDefault="003D4C6E" w:rsidP="003D4C6E">
      <w:pPr>
        <w:spacing w:after="0" w:line="480" w:lineRule="auto"/>
        <w:ind w:firstLine="720"/>
      </w:pPr>
      <w:r>
        <w:t xml:space="preserve">In odd years, the best fit model suggests that abundances at Indian River differ significantly from what would be expected of a similar stream in the region. While evaluations of model fit do not explicitly indicate in what way these two states differ (greater or lesser), the model results imply that the difference may stem from </w:t>
      </w:r>
      <w:commentRangeStart w:id="214"/>
      <w:r>
        <w:t>Indian River abundances falling well below regional expectations for the first three or so decades of the time series (Figure 3).</w:t>
      </w:r>
      <w:r w:rsidRPr="001E0D34">
        <w:t xml:space="preserve"> </w:t>
      </w:r>
      <w:commentRangeEnd w:id="214"/>
      <w:r w:rsidR="00935BBA">
        <w:rPr>
          <w:rStyle w:val="CommentReference"/>
          <w:sz w:val="24"/>
          <w:szCs w:val="24"/>
        </w:rPr>
        <w:commentReference w:id="214"/>
      </w:r>
      <w:r>
        <w:t xml:space="preserve">This suggests that SJH releases may indeed have bolstered in-river abundances in recent decades. Unlike even-year runs, event studies show that both the 1975 commencement and 2010 expansion of hatchery operations are associated with significant increases in the numbers of </w:t>
      </w:r>
      <w:r>
        <w:lastRenderedPageBreak/>
        <w:t xml:space="preserve">pink salmon at Indian River, beyond the increased abundances occurring elsewhere in the region during those periods (Tables 2 &amp; 3). Like even-year runs, odd-year Indian River abundances had a significant effect on pink salmon returning to SJH in the subsequent brood year, 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 </w:t>
      </w:r>
    </w:p>
    <w:p w14:paraId="1173BECF" w14:textId="2FA2F2C6" w:rsidR="003D4C6E" w:rsidRDefault="003D4C6E" w:rsidP="003D4C6E">
      <w:pPr>
        <w:spacing w:after="0" w:line="480" w:lineRule="auto"/>
        <w:ind w:firstLine="720"/>
      </w:pPr>
      <w:r>
        <w:t>This work is intended to provide management at SITK with a comprehensive description of both the impacts of SJH operations and the population dynamics of pink salmon in the region.</w:t>
      </w:r>
      <w:del w:id="215" w:author="Gende, Scott M" w:date="2026-10-13T11:50:00Z" w16du:dateUtc="2026-10-13T19:50:00Z">
        <w:r w:rsidDel="00935BBA">
          <w:delText xml:space="preserve"> In even years</w:delText>
        </w:r>
        <w:commentRangeStart w:id="216"/>
        <w:r w:rsidDel="00935BBA">
          <w:delText>, pink salmon abundances at Indian River have been comparable with those observed at index streams nearby</w:delText>
        </w:r>
      </w:del>
      <w:r>
        <w:t xml:space="preserve">. </w:t>
      </w:r>
      <w:commentRangeEnd w:id="216"/>
      <w:r w:rsidR="00935BBA">
        <w:rPr>
          <w:rStyle w:val="CommentReference"/>
          <w:sz w:val="24"/>
          <w:szCs w:val="24"/>
        </w:rPr>
        <w:commentReference w:id="216"/>
      </w:r>
      <w:r>
        <w:t>I</w:t>
      </w:r>
      <w:del w:id="217" w:author="Gende, Scott M" w:date="2026-10-13T11:51:00Z" w16du:dateUtc="2026-10-13T19:51:00Z">
        <w:r w:rsidDel="00935BBA">
          <w:delText xml:space="preserve">ncreases in the Indian River spawning densities were within the natural range of variation. This does not invalidate 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abundance. In odd years there was more compelling evidence that SJH pink salmon releases could be increasing abundances at Indian River, but they have been less important than other factors affecting pink salmon population densities in odd years, as populations have been increasing throughout the region for decades. </w:delText>
        </w:r>
      </w:del>
      <w:commentRangeStart w:id="218"/>
      <w:r>
        <w:t xml:space="preserve">In odd years, the effect of Indian River pink salmon abundance on hatchery returns in the subsequent brood year was lower than the effect observed in even years. If there exists </w:t>
      </w:r>
      <w:r>
        <w:lastRenderedPageBreak/>
        <w:t>some small but positive true effect of hatchery releases on subsequent brood year Indian River abundances, the difference between the magnitude of these effects in odd years would be far greater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monitoring of odd-year Indian River spawners in order to more completely understand the impact of SJH releases.</w:t>
      </w:r>
      <w:commentRangeEnd w:id="218"/>
      <w:r w:rsidR="00935BBA">
        <w:rPr>
          <w:rStyle w:val="CommentReference"/>
          <w:sz w:val="24"/>
          <w:szCs w:val="24"/>
        </w:rPr>
        <w:commentReference w:id="218"/>
      </w:r>
    </w:p>
    <w:p w14:paraId="2E6DECED" w14:textId="77777777" w:rsidR="00AD7884" w:rsidRDefault="003D4C6E" w:rsidP="003D4C6E">
      <w:pPr>
        <w:spacing w:after="0" w:line="480" w:lineRule="auto"/>
        <w:ind w:firstLine="720"/>
        <w:rPr>
          <w:ins w:id="219" w:author="Gende, Scott M" w:date="2026-10-13T11:57:00Z" w16du:dateUtc="2026-10-13T19:57:00Z"/>
        </w:rPr>
      </w:pPr>
      <w:r>
        <w:t xml:space="preserve">Establishing at what point a species becomes overabundant in its native range is </w:t>
      </w:r>
      <w:ins w:id="220" w:author="Gende, Scott M" w:date="2026-10-13T11:54:00Z" w16du:dateUtc="2026-10-13T19:54:00Z">
        <w:r w:rsidR="00AD7884">
          <w:t xml:space="preserve">nuanced </w:t>
        </w:r>
      </w:ins>
      <w:del w:id="221" w:author="Gende, Scott M" w:date="2026-10-13T11:54:00Z" w16du:dateUtc="2026-10-13T19:54:00Z">
        <w:r w:rsidDel="00AD7884">
          <w:delText xml:space="preserve">difficult, with extant literature on the subject diverging in how this determination is made </w:delText>
        </w:r>
      </w:del>
      <w:r>
        <w:t xml:space="preserve">(Lemoine et al. 2016, Moore et al. 2023, Holzner et al. 2025). </w:t>
      </w:r>
      <w:ins w:id="222" w:author="Gende, Scott M" w:date="2026-10-13T11:54:00Z" w16du:dateUtc="2026-10-13T19:54:00Z">
        <w:r w:rsidR="00AD7884">
          <w:t xml:space="preserve"> Perhaps the most common approach is not based on absolute abundances/densities </w:t>
        </w:r>
      </w:ins>
      <w:del w:id="223" w:author="Gende, Scott M" w:date="2026-10-13T11:55:00Z" w16du:dateUtc="2026-10-13T19:55:00Z">
        <w:r w:rsidDel="00AD7884">
          <w:delText>As in the case of Indian River pink salmon, a species is</w:delText>
        </w:r>
        <w:r w:rsidRPr="00CA4BDB" w:rsidDel="00AD7884">
          <w:delText xml:space="preserve"> </w:delText>
        </w:r>
        <w:r w:rsidDel="00AD7884">
          <w:delText>often not recognized as overabundant in its native range</w:delText>
        </w:r>
      </w:del>
      <w:ins w:id="224" w:author="Gende, Scott M" w:date="2026-10-13T11:55:00Z" w16du:dateUtc="2026-10-13T19:55:00Z">
        <w:r w:rsidR="00AD7884">
          <w:t xml:space="preserve">but instead </w:t>
        </w:r>
      </w:ins>
      <w:del w:id="225" w:author="Gende, Scott M" w:date="2026-10-13T11:55:00Z" w16du:dateUtc="2026-10-13T19:55:00Z">
        <w:r w:rsidDel="00AD7884">
          <w:delText xml:space="preserve"> until such time as it</w:delText>
        </w:r>
      </w:del>
      <w:ins w:id="226" w:author="Gende, Scott M" w:date="2026-10-13T11:55:00Z" w16du:dateUtc="2026-10-13T19:55:00Z">
        <w:r w:rsidR="00AD7884">
          <w:t xml:space="preserve">centers on when </w:t>
        </w:r>
      </w:ins>
      <w:del w:id="227" w:author="Gende, Scott M" w:date="2026-10-13T11:55:00Z" w16du:dateUtc="2026-10-13T19:55:00Z">
        <w:r w:rsidDel="00AD7884">
          <w:delText xml:space="preserve"> begins t</w:delText>
        </w:r>
      </w:del>
      <w:ins w:id="228" w:author="Gende, Scott M" w:date="2026-10-13T11:55:00Z" w16du:dateUtc="2026-10-13T19:55:00Z">
        <w:r w:rsidR="00AD7884">
          <w:t>the abundances begin t</w:t>
        </w:r>
      </w:ins>
      <w:r>
        <w:t xml:space="preserve">o threaten other inhabitants of a shared ecosystem (Beckett et al. 2022, Brown et al. 2025). </w:t>
      </w:r>
      <w:ins w:id="229" w:author="Gende, Scott M" w:date="2026-10-13T11:53:00Z" w16du:dateUtc="2026-10-13T19:53:00Z">
        <w:r w:rsidR="00935BBA">
          <w:t xml:space="preserve"> For example…..</w:t>
        </w:r>
      </w:ins>
      <w:ins w:id="230" w:author="Gende, Scott M" w:date="2026-10-13T11:55:00Z" w16du:dateUtc="2026-10-13T19:55:00Z">
        <w:r w:rsidR="00AD7884">
          <w:t xml:space="preserve">Another approach is based on growth rate </w:t>
        </w:r>
      </w:ins>
      <w:ins w:id="231" w:author="Gende, Scott M" w:date="2026-10-13T11:56:00Z" w16du:dateUtc="2026-10-13T19:56:00Z">
        <w:r w:rsidR="00AD7884">
          <w:t xml:space="preserve">coincident with </w:t>
        </w:r>
      </w:ins>
      <w:del w:id="232" w:author="Gende, Scott M" w:date="2026-10-13T11:56:00Z" w16du:dateUtc="2026-10-13T19:56:00Z">
        <w:r w:rsidDel="00AD7884">
          <w:delText>There is also distinct concern about the rapid growth in population of native species as a result of</w:delText>
        </w:r>
      </w:del>
      <w:ins w:id="233" w:author="Gende, Scott M" w:date="2026-10-13T11:56:00Z" w16du:dateUtc="2026-10-13T19:56:00Z">
        <w:r w:rsidR="00AD7884">
          <w:t>some</w:t>
        </w:r>
      </w:ins>
      <w:r>
        <w:t xml:space="preserve"> anthropogenic activity </w:t>
      </w:r>
      <w:del w:id="234" w:author="Gende, Scott M" w:date="2026-10-13T11:53:00Z" w16du:dateUtc="2026-10-13T19:53:00Z">
        <w:r w:rsidDel="00AD7884">
          <w:delText xml:space="preserve">(although this is not necessarily a requisite for a species to be considered such) </w:delText>
        </w:r>
      </w:del>
      <w:del w:id="235" w:author="Gende, Scott M" w:date="2026-10-13T11:56:00Z" w16du:dateUtc="2026-10-13T19:56:00Z">
        <w:r w:rsidDel="00AD7884">
          <w:delText>and is primarily focused on management of native species causing harm in ecosystems rather than assessment of the point at which a species might be considered overabundant</w:delText>
        </w:r>
      </w:del>
      <w:r>
        <w:t xml:space="preserve"> (Brown et al. 2025, McComb et al. 2026). </w:t>
      </w:r>
      <w:del w:id="236" w:author="Gende, Scott M" w:date="2026-10-13T11:56:00Z" w16du:dateUtc="2026-10-13T19:56:00Z">
        <w:r w:rsidDel="00AD7884">
          <w:delText>Indian River pink salmon are not dissimilar to the case of t</w:delText>
        </w:r>
      </w:del>
      <w:ins w:id="237" w:author="Gende, Scott M" w:date="2026-10-13T11:56:00Z" w16du:dateUtc="2026-10-13T19:56:00Z">
        <w:r w:rsidR="00AD7884">
          <w:t>T</w:t>
        </w:r>
      </w:ins>
      <w:r>
        <w:t xml:space="preserve">he mountain pine beetle </w:t>
      </w:r>
      <w:del w:id="238" w:author="Gende, Scott M" w:date="2026-10-13T11:56:00Z" w16du:dateUtc="2026-10-13T19:56:00Z">
        <w:r w:rsidDel="00AD7884">
          <w:delText>discussed in the introduction,</w:delText>
        </w:r>
        <w:commentRangeStart w:id="239"/>
        <w:r w:rsidDel="00AD7884">
          <w:delText xml:space="preserve"> </w:delText>
        </w:r>
      </w:del>
      <w:r>
        <w:t xml:space="preserve">the proliferation of which was not unique to the impacted National Parks, </w:t>
      </w:r>
      <w:r>
        <w:lastRenderedPageBreak/>
        <w:t xml:space="preserve">but which the affected parks nevertheless were compelled to address through interventions, such as insecticide use and the culling of susceptible trees (Frost 2009). </w:t>
      </w:r>
      <w:commentRangeEnd w:id="239"/>
      <w:r w:rsidR="00AD7884">
        <w:rPr>
          <w:rStyle w:val="CommentReference"/>
          <w:sz w:val="24"/>
          <w:szCs w:val="24"/>
        </w:rPr>
        <w:commentReference w:id="239"/>
      </w:r>
    </w:p>
    <w:p w14:paraId="206BCE6A" w14:textId="123DCA13" w:rsidR="003D4C6E" w:rsidRPr="00417D81" w:rsidRDefault="003D4C6E" w:rsidP="003D4C6E">
      <w:pPr>
        <w:spacing w:after="0" w:line="480" w:lineRule="auto"/>
        <w:ind w:firstLine="720"/>
      </w:pPr>
      <w:commentRangeStart w:id="240"/>
      <w:del w:id="241" w:author="Gende, Scott M" w:date="2026-10-13T11:59:00Z" w16du:dateUtc="2026-10-13T19:59:00Z">
        <w:r w:rsidDel="00AD7884">
          <w:delText>Likewise, management at SITK may choose to address the proliferation of pink salmon at Indian River, even if it does not exceed regional expectations, to protect other resident aquatic species and the riverine ecosystem from hypoxia events.</w:delText>
        </w:r>
      </w:del>
      <w:commentRangeEnd w:id="240"/>
      <w:r w:rsidR="00AD7884" w:rsidRPr="00417D81">
        <w:rPr>
          <w:rStyle w:val="CommentReference"/>
          <w:sz w:val="24"/>
          <w:szCs w:val="24"/>
        </w:rPr>
        <w:commentReference w:id="240"/>
      </w:r>
    </w:p>
    <w:p w14:paraId="000CAC2F" w14:textId="77777777" w:rsidR="003D4C6E" w:rsidRDefault="003D4C6E">
      <w:pPr>
        <w:rPr>
          <w:b/>
          <w:bCs/>
        </w:rPr>
      </w:pPr>
      <w:r>
        <w:rPr>
          <w:b/>
          <w:bCs/>
        </w:rPr>
        <w:br w:type="page"/>
      </w:r>
    </w:p>
    <w:p w14:paraId="5301CC22" w14:textId="6FFE0B84"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7A7FB15F" w:rsidR="007754C9" w:rsidRDefault="007754C9" w:rsidP="00E2786C">
      <w:pPr>
        <w:suppressLineNumbers/>
        <w:spacing w:after="0" w:line="48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w:t>
      </w:r>
      <w:r w:rsidR="00AC4525">
        <w:t>C</w:t>
      </w:r>
      <w:r>
        <w:t xml:space="preserve">ollaboration from Alaska Department of Fish and Game biologists Aaron Dupuis and Justin Priest has enabled </w:t>
      </w:r>
      <w:r w:rsidR="00963BAF">
        <w:t>us</w:t>
      </w:r>
      <w:r>
        <w:t xml:space="preserve"> to compare Indian River pink salmon abundances to those seen elsewhere in the vicinity of Sitka, a vital component of this research. </w:t>
      </w:r>
      <w:r w:rsidR="00AC4525">
        <w:t xml:space="preserve">Finally, Sunny Jardine provided substantial expertise and guidance in the field of causal inference. </w:t>
      </w:r>
      <w:r>
        <w:t xml:space="preserve">This research has occurred on the ancestral homeland and with the approval of the Sitka Tribe of Alaska.  </w:t>
      </w:r>
    </w:p>
    <w:p w14:paraId="6ABAA840" w14:textId="3FAAECC2" w:rsidR="00306AE3" w:rsidRDefault="00306AE3" w:rsidP="00963BAF">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9"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20" w:history="1">
        <w:r w:rsidRPr="007B1A5E">
          <w:rPr>
            <w:rStyle w:val="Hyperlink"/>
          </w:rPr>
          <w:t>https://mtalab.adfg.alaska.gov/OTO/marking.aspx</w:t>
        </w:r>
      </w:hyperlink>
      <w:r>
        <w:t xml:space="preserve"> (accessed December 14, 2024)</w:t>
      </w:r>
    </w:p>
    <w:p w14:paraId="2D47526E" w14:textId="55C91802" w:rsidR="00267F5F" w:rsidRPr="008E2D13" w:rsidRDefault="00267F5F" w:rsidP="000F7853">
      <w:pPr>
        <w:spacing w:line="240" w:lineRule="auto"/>
        <w:ind w:left="720" w:hanging="720"/>
      </w:pPr>
      <w:r w:rsidRPr="008E2D13">
        <w:t xml:space="preserve">Anderson, J. H., G. R. Pess, R. W. Carmichael, M. J. Ford, T. D. Cooney, C. M. Baldwin, and M. M. McClure. </w:t>
      </w:r>
      <w:r w:rsidR="003A279D" w:rsidRPr="008E2D13">
        <w:t xml:space="preserve">2014. </w:t>
      </w:r>
      <w:r w:rsidRPr="008E2D13">
        <w:t xml:space="preserve">Planning Pacific Salmon and </w:t>
      </w:r>
      <w:r w:rsidR="000500DD" w:rsidRPr="008E2D13">
        <w:t>s</w:t>
      </w:r>
      <w:r w:rsidRPr="008E2D13">
        <w:t xml:space="preserve">teelhead </w:t>
      </w:r>
      <w:r w:rsidR="000500DD" w:rsidRPr="008E2D13">
        <w:t>r</w:t>
      </w:r>
      <w:r w:rsidRPr="008E2D13">
        <w:t xml:space="preserve">eintroductions </w:t>
      </w:r>
      <w:r w:rsidR="000500DD" w:rsidRPr="008E2D13">
        <w:t>a</w:t>
      </w:r>
      <w:r w:rsidRPr="008E2D13">
        <w:t xml:space="preserve">imed at </w:t>
      </w:r>
      <w:r w:rsidR="000500DD" w:rsidRPr="008E2D13">
        <w:t>l</w:t>
      </w:r>
      <w:r w:rsidRPr="008E2D13">
        <w:t>ong-</w:t>
      </w:r>
      <w:r w:rsidR="000500DD" w:rsidRPr="008E2D13">
        <w:t>t</w:t>
      </w:r>
      <w:r w:rsidRPr="008E2D13">
        <w:t xml:space="preserve">erm </w:t>
      </w:r>
      <w:r w:rsidR="000500DD" w:rsidRPr="008E2D13">
        <w:t>v</w:t>
      </w:r>
      <w:r w:rsidRPr="008E2D13">
        <w:t xml:space="preserve">iability and </w:t>
      </w:r>
      <w:r w:rsidR="000500DD" w:rsidRPr="008E2D13">
        <w:t>r</w:t>
      </w:r>
      <w:r w:rsidRPr="008E2D13">
        <w:t xml:space="preserve">ecovery. </w:t>
      </w:r>
      <w:r w:rsidR="003A279D" w:rsidRPr="008E2D13">
        <w:rPr>
          <w:i/>
          <w:iCs/>
        </w:rPr>
        <w:t xml:space="preserve">North American Journal of Fisheries Management </w:t>
      </w:r>
      <w:r w:rsidR="003A279D" w:rsidRPr="008E2D13">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08CCBAF4" w14:textId="45EBB1CF" w:rsidR="00160615" w:rsidRPr="00160615" w:rsidRDefault="00160615" w:rsidP="009D55B2">
      <w:pPr>
        <w:spacing w:line="240" w:lineRule="auto"/>
        <w:ind w:left="720" w:hanging="720"/>
      </w:pPr>
      <w:r>
        <w:t xml:space="preserve">Colwell, R, S. Avery, J. Berger, G. E. Davis, H. Hamilton, T. Lovejoy, S. Malcolm, A. McMullen, M. Novacek, R. J. Roberts, R. Tapia, and G. Machlis. 2012. </w:t>
      </w:r>
      <w:r>
        <w:rPr>
          <w:i/>
          <w:iCs/>
        </w:rPr>
        <w:t>Revisiting Leopold: Resource Stewardship in the National Parks.</w:t>
      </w:r>
      <w:r>
        <w:t xml:space="preserve"> National Park Service, 24 pp.</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w:t>
      </w:r>
      <w:r>
        <w:lastRenderedPageBreak/>
        <w:t xml:space="preserve">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68C199BE" w:rsidR="00B424B2" w:rsidRDefault="00B424B2" w:rsidP="000F7853">
      <w:pPr>
        <w:spacing w:line="240" w:lineRule="auto"/>
        <w:ind w:left="720" w:hanging="720"/>
      </w:pPr>
      <w:r>
        <w:t xml:space="preserve">Estes, J. A. 2015. Natural </w:t>
      </w:r>
      <w:r w:rsidR="000500DD">
        <w:t>h</w:t>
      </w:r>
      <w:r>
        <w:t xml:space="preserve">istory, </w:t>
      </w:r>
      <w:r w:rsidR="000500DD">
        <w:t>e</w:t>
      </w:r>
      <w:r>
        <w:t xml:space="preserve">cology, and the </w:t>
      </w:r>
      <w:r w:rsidR="000500DD">
        <w:t>c</w:t>
      </w:r>
      <w:r w:rsidR="006B062A">
        <w:t xml:space="preserve">onservation and </w:t>
      </w:r>
      <w:r w:rsidR="000500DD">
        <w:t>m</w:t>
      </w:r>
      <w:r w:rsidR="006B062A">
        <w:t xml:space="preserve">anagement of </w:t>
      </w:r>
      <w:r w:rsidR="000500DD">
        <w:t>s</w:t>
      </w:r>
      <w:r w:rsidR="006B062A">
        <w:t xml:space="preserve">ea </w:t>
      </w:r>
      <w:r w:rsidR="000500DD">
        <w:t>o</w:t>
      </w:r>
      <w:r w:rsidR="006B062A">
        <w:t xml:space="preserve">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21"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9014692"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 xml:space="preserve">Mountain </w:t>
      </w:r>
      <w:r w:rsidR="000500DD">
        <w:t>p</w:t>
      </w:r>
      <w:r w:rsidRPr="00DB7D2F">
        <w:t xml:space="preserve">ine </w:t>
      </w:r>
      <w:r w:rsidR="000500DD">
        <w:t>b</w:t>
      </w:r>
      <w:r w:rsidRPr="00DB7D2F">
        <w:t xml:space="preserve">eetle </w:t>
      </w:r>
      <w:r w:rsidR="000500DD">
        <w:t>i</w:t>
      </w:r>
      <w:r w:rsidRPr="00DB7D2F">
        <w:t xml:space="preserve">mpacts in </w:t>
      </w:r>
      <w:r w:rsidR="000500DD">
        <w:t>h</w:t>
      </w:r>
      <w:r w:rsidRPr="00DB7D2F">
        <w:t>igh-</w:t>
      </w:r>
      <w:r w:rsidR="000500DD">
        <w:t>e</w:t>
      </w:r>
      <w:r w:rsidRPr="00DB7D2F">
        <w:t xml:space="preserve">levation </w:t>
      </w:r>
      <w:r w:rsidR="000500DD">
        <w:t>f</w:t>
      </w:r>
      <w:r w:rsidRPr="00DB7D2F">
        <w:t>ive-</w:t>
      </w:r>
      <w:r w:rsidR="000500DD">
        <w:t>n</w:t>
      </w:r>
      <w:r w:rsidRPr="00DB7D2F">
        <w:t xml:space="preserve">eedle </w:t>
      </w:r>
      <w:r w:rsidR="000500DD">
        <w:t>p</w:t>
      </w:r>
      <w:r w:rsidRPr="00DB7D2F">
        <w:t xml:space="preserve">ines: </w:t>
      </w:r>
      <w:r w:rsidR="000500DD">
        <w:t>c</w:t>
      </w:r>
      <w:r w:rsidRPr="00DB7D2F">
        <w:t xml:space="preserve">urrent </w:t>
      </w:r>
      <w:r w:rsidR="000500DD">
        <w:t>t</w:t>
      </w:r>
      <w:r w:rsidRPr="00DB7D2F">
        <w:t xml:space="preserve">rends and </w:t>
      </w:r>
      <w:r w:rsidR="000500DD">
        <w:t>c</w:t>
      </w:r>
      <w:r w:rsidRPr="00DB7D2F">
        <w:t>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5BD84125"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w:t>
      </w:r>
      <w:r w:rsidR="000500DD">
        <w:t>i</w:t>
      </w:r>
      <w:r>
        <w:t xml:space="preserve">mpact of </w:t>
      </w:r>
      <w:r w:rsidR="000500DD">
        <w:t>n</w:t>
      </w:r>
      <w:r>
        <w:t>on-</w:t>
      </w:r>
      <w:r w:rsidR="000500DD">
        <w:t>n</w:t>
      </w:r>
      <w:r>
        <w:t xml:space="preserve">ative </w:t>
      </w:r>
      <w:r w:rsidR="000500DD">
        <w:t>s</w:t>
      </w:r>
      <w:r>
        <w:t xml:space="preserve">pecies. </w:t>
      </w:r>
      <w:r>
        <w:rPr>
          <w:i/>
          <w:iCs/>
        </w:rPr>
        <w:t>Conservation Biology</w:t>
      </w:r>
      <w:r>
        <w:t xml:space="preserve"> 28(5): 1188-1194.</w:t>
      </w:r>
    </w:p>
    <w:p w14:paraId="62E8B41E" w14:textId="594CCB72" w:rsidR="00333796" w:rsidRPr="00333796" w:rsidRDefault="00333796" w:rsidP="000F7853">
      <w:pPr>
        <w:spacing w:line="240" w:lineRule="auto"/>
        <w:ind w:left="720" w:hanging="720"/>
      </w:pPr>
      <w:r>
        <w:t xml:space="preserve">Lemoine, N. P., D. E. Burkepile, and J. D. Parker. 2016. Quantifying </w:t>
      </w:r>
      <w:r w:rsidR="000500DD">
        <w:t>d</w:t>
      </w:r>
      <w:r>
        <w:t xml:space="preserve">ifferences </w:t>
      </w:r>
      <w:r w:rsidR="000500DD">
        <w:t>b</w:t>
      </w:r>
      <w:r>
        <w:t xml:space="preserve">etween </w:t>
      </w:r>
      <w:r w:rsidR="000500DD">
        <w:t>n</w:t>
      </w:r>
      <w:r>
        <w:t xml:space="preserve">ative and </w:t>
      </w:r>
      <w:r w:rsidR="000500DD">
        <w:t>i</w:t>
      </w:r>
      <w:r>
        <w:t xml:space="preserve">ntroduced </w:t>
      </w:r>
      <w:r w:rsidR="000500DD">
        <w:t>s</w:t>
      </w:r>
      <w:r>
        <w:t xml:space="preserve">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052D249D" w:rsidR="00AF5677" w:rsidRDefault="000F7853" w:rsidP="000F7853">
      <w:pPr>
        <w:spacing w:line="240" w:lineRule="auto"/>
        <w:ind w:left="720" w:hanging="720"/>
      </w:pPr>
      <w:r>
        <w:lastRenderedPageBreak/>
        <w:t xml:space="preserve">Mantua, N. J., S. R. Hare, Y. Zhang, J. M. Wallace, </w:t>
      </w:r>
      <w:r w:rsidR="00A928CA">
        <w:t>and</w:t>
      </w:r>
      <w:r>
        <w:t xml:space="preserve"> R. C. Francis. A Pacific </w:t>
      </w:r>
      <w:r w:rsidR="000500DD">
        <w:t>i</w:t>
      </w:r>
      <w:r>
        <w:t xml:space="preserve">nterdecadal </w:t>
      </w:r>
      <w:r w:rsidR="000500DD">
        <w:t>c</w:t>
      </w:r>
      <w:r>
        <w:t xml:space="preserve">limate </w:t>
      </w:r>
      <w:r w:rsidR="000500DD">
        <w:t>o</w:t>
      </w:r>
      <w:r>
        <w:t xml:space="preserve">scillation with </w:t>
      </w:r>
      <w:r w:rsidR="000500DD">
        <w:t>i</w:t>
      </w:r>
      <w:r>
        <w:t xml:space="preserve">mpacts on </w:t>
      </w:r>
      <w:r w:rsidR="000500DD">
        <w:t>s</w:t>
      </w:r>
      <w:r>
        <w:t xml:space="preserve">almon </w:t>
      </w:r>
      <w:r w:rsidR="000500DD">
        <w:t>p</w:t>
      </w:r>
      <w:r>
        <w:t xml:space="preserve">roduction. </w:t>
      </w:r>
      <w:r>
        <w:rPr>
          <w:i/>
          <w:iCs/>
        </w:rPr>
        <w:t>Bulletin of the American Meteorological Society</w:t>
      </w:r>
      <w:r>
        <w:t xml:space="preserve"> 78(6): 1069-1079.</w:t>
      </w:r>
    </w:p>
    <w:p w14:paraId="46CE02A6" w14:textId="0BE8DAC3" w:rsidR="00282BCA" w:rsidRPr="008E2D13" w:rsidRDefault="00282BCA" w:rsidP="000F7853">
      <w:pPr>
        <w:spacing w:line="240" w:lineRule="auto"/>
        <w:ind w:left="720" w:hanging="720"/>
      </w:pPr>
      <w:r w:rsidRPr="008E2D13">
        <w:t xml:space="preserve">May, S. A., K. R. Shedd, K. M. Gruenthal, J. J. Hard, W. D. Templin, C. D. Waters, M. D. Adkison, E. J. Ward, C. Habicht, L. I. Wilson, A. C. Wertheimer, and P. A. H. Westley. 2024. Salmon hatchery strays can demographically boost wild populations at the cost of diversity: quantitative genetic modelling of Alaska pink salmon. </w:t>
      </w:r>
      <w:r w:rsidRPr="008E2D13">
        <w:rPr>
          <w:i/>
          <w:iCs/>
        </w:rPr>
        <w:t>Royal Society Open Science</w:t>
      </w:r>
      <w:r w:rsidRPr="008E2D13">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Golumbia,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Pr="008E2D13" w:rsidRDefault="006F23FA" w:rsidP="00AF5677">
      <w:pPr>
        <w:spacing w:line="240" w:lineRule="auto"/>
        <w:ind w:left="720" w:hanging="720"/>
      </w:pPr>
      <w:r w:rsidRPr="008E2D13">
        <w:t xml:space="preserve">McMillan, J. R., B. Morrison, N. Chambers, G. Ruggerone, L. Bernatchez, J. Stanford, and H. Neville. 2023. A global synthesis of peer-reviewed research on the effects of hatchery salmonids on wild salmonids. </w:t>
      </w:r>
      <w:r w:rsidRPr="008E2D13">
        <w:rPr>
          <w:i/>
          <w:iCs/>
        </w:rPr>
        <w:t xml:space="preserve">Fisheries Management and Ecology </w:t>
      </w:r>
      <w:r w:rsidRPr="008E2D13">
        <w:t>30(5): 446-463.</w:t>
      </w:r>
      <w:r w:rsidR="000F7853" w:rsidRPr="008E2D13">
        <w:t xml:space="preserve">  </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57980AF5" w:rsidR="00C13D3C" w:rsidRDefault="00CF4F29" w:rsidP="00C13D3C">
      <w:pPr>
        <w:spacing w:line="240" w:lineRule="auto"/>
        <w:ind w:left="720" w:hanging="720"/>
      </w:pPr>
      <w:r w:rsidRPr="00CF4F29">
        <w:t xml:space="preserve">Murphy, M. L., 1985. Die-offs of pre-spawn adult pink </w:t>
      </w:r>
      <w:r>
        <w:t>s</w:t>
      </w:r>
      <w:r w:rsidRPr="00CF4F29">
        <w:t xml:space="preserve">almon and chum salmon in southeastern Alaska. </w:t>
      </w:r>
      <w:r w:rsidRPr="00AC4FE1">
        <w:rPr>
          <w:i/>
          <w:iCs/>
        </w:rPr>
        <w:t>North American Journal of Fisheries Management</w:t>
      </w:r>
      <w:r w:rsidRPr="00CF4F29">
        <w:t xml:space="preserve"> 5:302–308.</w:t>
      </w:r>
      <w:r w:rsidR="00C13D3C">
        <w:t xml:space="preserve">National Park Service. 2023. Reducing deer numbers and removing invasive plants are key to long term forest health. Available at: </w:t>
      </w:r>
      <w:hyperlink r:id="rId22" w:history="1">
        <w:r w:rsidR="00C13D3C" w:rsidRPr="00566B2A">
          <w:rPr>
            <w:rStyle w:val="Hyperlink"/>
          </w:rPr>
          <w:t>https://www.nps.gov/cato/learn/news/reducing-deer-numbers-and-removing-invasive-plants-are-key-to-long-term-forest-health.htm</w:t>
        </w:r>
      </w:hyperlink>
      <w:r w:rsidR="00C13D3C">
        <w:t xml:space="preserve"> (accessed March </w:t>
      </w:r>
      <w:r w:rsidR="00774006">
        <w:t>17</w:t>
      </w:r>
      <w:r w:rsidR="00C13D3C">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23"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t>National Park Service. 2025</w:t>
      </w:r>
      <w:r w:rsidR="00CF558E">
        <w:t>b</w:t>
      </w:r>
      <w:r>
        <w:t xml:space="preserve">. Sitka National Historical Park. Available at: </w:t>
      </w:r>
      <w:hyperlink r:id="rId24"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64D4751E" w:rsidR="004B213C" w:rsidRDefault="004B213C" w:rsidP="000F7853">
      <w:pPr>
        <w:spacing w:line="240" w:lineRule="auto"/>
        <w:ind w:left="720" w:hanging="720"/>
      </w:pPr>
      <w:r>
        <w:lastRenderedPageBreak/>
        <w:t xml:space="preserve">Ruggerone, G. T., </w:t>
      </w:r>
      <w:r w:rsidR="000B47AA">
        <w:t xml:space="preserve">and J. R. Irvine. 2018. Numbers and </w:t>
      </w:r>
      <w:r w:rsidR="00CF3ACC">
        <w:t>b</w:t>
      </w:r>
      <w:r w:rsidR="000B47AA">
        <w:t xml:space="preserve">iomass of </w:t>
      </w:r>
      <w:r w:rsidR="00CF3ACC">
        <w:t>n</w:t>
      </w:r>
      <w:r w:rsidR="000B47AA">
        <w:t xml:space="preserve">atural- and </w:t>
      </w:r>
      <w:r w:rsidR="00CF3ACC">
        <w:t>h</w:t>
      </w:r>
      <w:r w:rsidR="000B47AA">
        <w:t>atchery-</w:t>
      </w:r>
      <w:r w:rsidR="00CF3ACC">
        <w:t>o</w:t>
      </w:r>
      <w:r w:rsidR="000B47AA">
        <w:t xml:space="preserve">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99C5912" w:rsidR="000F7853" w:rsidRDefault="000F7853" w:rsidP="000F7853">
      <w:pPr>
        <w:spacing w:line="240" w:lineRule="auto"/>
        <w:ind w:left="720" w:hanging="720"/>
      </w:pPr>
      <w:r>
        <w:t>Sambaraju, K. R.</w:t>
      </w:r>
      <w:r w:rsidR="00A928CA">
        <w:t xml:space="preserve"> and</w:t>
      </w:r>
      <w:r>
        <w:t xml:space="preserve"> D. W. Goodman. 2021. Mountain pine beetle: an example of a climate-driven eruptive insect impacting conifer forest ecosystems. </w:t>
      </w:r>
      <w:r>
        <w:rPr>
          <w:i/>
          <w:iCs/>
        </w:rPr>
        <w:t>CABI Reviews</w:t>
      </w:r>
      <w:r>
        <w:t>: 18pp.</w:t>
      </w:r>
    </w:p>
    <w:p w14:paraId="409E118B" w14:textId="77777777" w:rsidR="0007102E" w:rsidRDefault="00310948" w:rsidP="000F7853">
      <w:pPr>
        <w:spacing w:line="240" w:lineRule="auto"/>
        <w:ind w:left="720" w:hanging="720"/>
      </w:pPr>
      <w:r>
        <w:t xml:space="preserve">Scheuerell, M. D., E. R. Buhle, B. X. Semmens, M. J. Ford, T. Cooney, </w:t>
      </w:r>
      <w:r w:rsidR="00A928CA">
        <w:t xml:space="preserve">and </w:t>
      </w:r>
      <w:r>
        <w:t>R. W. Carmichael. 2015. Analyzing large-scale conservation interventions with Bayesian hierarchical models: a case study of supplementing threate</w:t>
      </w:r>
      <w:r w:rsidR="00CF4F29">
        <w:t>ne</w:t>
      </w:r>
      <w:r>
        <w:t xml:space="preserve">d Pacific salmon. </w:t>
      </w:r>
      <w:r>
        <w:rPr>
          <w:i/>
          <w:iCs/>
        </w:rPr>
        <w:t xml:space="preserve">Ecology and Evolution </w:t>
      </w:r>
      <w:r>
        <w:t>5(10): 2115-2125.</w:t>
      </w:r>
    </w:p>
    <w:p w14:paraId="1F63EFB7" w14:textId="40E8DE1F" w:rsidR="000F7853" w:rsidRDefault="000F7853" w:rsidP="000F7853">
      <w:pPr>
        <w:spacing w:line="240" w:lineRule="auto"/>
        <w:ind w:left="720" w:hanging="720"/>
        <w:rPr>
          <w:rFonts w:cstheme="minorHAnsi"/>
        </w:rPr>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786B8966" w14:textId="4FD4C8FF" w:rsidR="0007102E" w:rsidRPr="005810E6" w:rsidRDefault="0007102E" w:rsidP="0007102E">
      <w:pPr>
        <w:spacing w:line="240" w:lineRule="auto"/>
        <w:ind w:left="720" w:hanging="720"/>
      </w:pPr>
      <w:r>
        <w:t xml:space="preserve">Sergeant, C. J. 2018. Future Challenges for Salmon and the Freshwater Ecosystems of Southeast Alaska. </w:t>
      </w:r>
      <w:r>
        <w:rPr>
          <w:i/>
          <w:iCs/>
        </w:rPr>
        <w:t xml:space="preserve">Alaska Park Science </w:t>
      </w:r>
      <w:r>
        <w:t xml:space="preserve">17(1): 41-47. </w:t>
      </w:r>
    </w:p>
    <w:p w14:paraId="57F00B15" w14:textId="68B9BE9E"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w:t>
      </w:r>
      <w:r w:rsidR="00CF4F29">
        <w:t xml:space="preserve"> </w:t>
      </w:r>
      <w:r>
        <w:t>pp.</w:t>
      </w:r>
      <w:r w:rsidR="00CF4F29">
        <w:t xml:space="preserve"> </w:t>
      </w:r>
      <w:r w:rsidR="00CF4F29" w:rsidRPr="00CF4F29">
        <w:t>doi.org/10.1016/j.scitotenv.2023.165247</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49C267C0"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w:t>
      </w:r>
      <w:r w:rsidR="00CF3ACC">
        <w:t>e</w:t>
      </w:r>
      <w:r w:rsidRPr="00613DCC">
        <w:t>nt – Pacific Salmon,</w:t>
      </w:r>
      <w:r>
        <w:t xml:space="preserve"> 161-193. Lewis Publishers.</w:t>
      </w:r>
    </w:p>
    <w:sectPr w:rsidR="009C2CB3" w:rsidSect="001E1CBF">
      <w:headerReference w:type="default" r:id="rId2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ende, Scott M" w:date="2026-07-15T15:25:00Z" w:initials="SG">
    <w:p w14:paraId="26ACBFEE" w14:textId="77777777" w:rsidR="00465C81" w:rsidRDefault="00465C81" w:rsidP="00465C81">
      <w:pPr>
        <w:pStyle w:val="CommentText"/>
      </w:pPr>
      <w:r>
        <w:rPr>
          <w:rStyle w:val="CommentReference"/>
        </w:rPr>
        <w:annotationRef/>
      </w:r>
      <w:r>
        <w:t>If youre going to get this published, you’ll have to update your literature review.  Editors and reviewers don’t like citations that are 10+ years old unless they are foundational in a phenomena or discipline...</w:t>
      </w:r>
    </w:p>
  </w:comment>
  <w:comment w:id="2" w:author="Gende, Scott M" w:date="2026-07-19T12:18:00Z" w:initials="SG">
    <w:p w14:paraId="21E44D9B" w14:textId="77777777" w:rsidR="00B804F4" w:rsidRDefault="00B804F4" w:rsidP="00B804F4">
      <w:pPr>
        <w:pStyle w:val="CommentText"/>
      </w:pPr>
      <w:r>
        <w:rPr>
          <w:rStyle w:val="CommentReference"/>
        </w:rPr>
        <w:annotationRef/>
      </w:r>
      <w:r>
        <w:t xml:space="preserve">I think it would be best to introduce the difficulty n defining when abundance becomes ‘overabundant’ or hyperabundance, given that you jump right into using the term hyperabundance.  Its important because all species vary in abundance and impact ecosystems in some way.  At what point does abundant become ‘overly’ or hyperabundant that the impacts to the ecosystem move from natural to in need of management?  I think there are some better studies out there that can be used as a case study.  For example, I think I’ve seen some literature that helped define white tailed deer abundance at something like 20 deer per square mile as the density at which forest regeneration is ‘negatively’ impacted (and some parks now have 60 or 80 deer per square mile).  I don’t remember when or where I’ve seen it but it would be important to address this such that the reader has a better feel for how we define ‘overabundance’ because often its part and parcel with impacts to the ecosystem (or something else). </w:t>
      </w:r>
    </w:p>
  </w:comment>
  <w:comment w:id="7" w:author="Gende, Scott M" w:date="2026-07-17T10:29:00Z" w:initials="SG">
    <w:p w14:paraId="14C64312" w14:textId="77777777" w:rsidR="005F339A" w:rsidRDefault="005F339A" w:rsidP="005F339A">
      <w:pPr>
        <w:pStyle w:val="CommentText"/>
      </w:pPr>
      <w:r>
        <w:rPr>
          <w:rStyle w:val="CommentReference"/>
        </w:rPr>
        <w:annotationRef/>
      </w:r>
      <w:r>
        <w:t>Lots of references that are 10+ years old...</w:t>
      </w:r>
    </w:p>
  </w:comment>
  <w:comment w:id="6" w:author="Brian McGreal" w:date="2026-10-20T16:01:00Z" w:initials="BM">
    <w:p w14:paraId="07060519" w14:textId="1F86FF4B" w:rsidR="002064C3" w:rsidRDefault="002064C3">
      <w:pPr>
        <w:pStyle w:val="CommentText"/>
      </w:pPr>
      <w:r>
        <w:rPr>
          <w:rStyle w:val="CommentReference"/>
        </w:rPr>
        <w:annotationRef/>
      </w:r>
      <w:r w:rsidR="006573F3">
        <w:t xml:space="preserve">Hatchet </w:t>
      </w:r>
      <w:r>
        <w:t>job here</w:t>
      </w:r>
    </w:p>
  </w:comment>
  <w:comment w:id="8" w:author="Brian McGreal" w:date="2026-10-20T16:10:00Z" w:initials="BM">
    <w:p w14:paraId="2CE989C7" w14:textId="558545A8" w:rsidR="006573F3" w:rsidRDefault="006573F3">
      <w:pPr>
        <w:pStyle w:val="CommentText"/>
      </w:pPr>
      <w:r>
        <w:rPr>
          <w:rStyle w:val="CommentReference"/>
        </w:rPr>
        <w:annotationRef/>
      </w:r>
      <w:r>
        <w:t>Feels clunky</w:t>
      </w:r>
    </w:p>
  </w:comment>
  <w:comment w:id="9" w:author="Brian McGreal" w:date="2026-10-20T16:13:00Z" w:initials="BM">
    <w:p w14:paraId="62D7E343" w14:textId="01C27A21" w:rsidR="00142386" w:rsidRDefault="00142386">
      <w:pPr>
        <w:pStyle w:val="CommentText"/>
      </w:pPr>
      <w:r>
        <w:rPr>
          <w:rStyle w:val="CommentReference"/>
        </w:rPr>
        <w:annotationRef/>
      </w:r>
      <w:r>
        <w:t>Scott cut this, I don’t see why..</w:t>
      </w:r>
    </w:p>
  </w:comment>
  <w:comment w:id="11" w:author="Gende, Scott M" w:date="2026-07-19T12:52:00Z" w:initials="SG">
    <w:p w14:paraId="12242D5D" w14:textId="75275291" w:rsidR="00835E7A" w:rsidRDefault="001F4F8B" w:rsidP="00835E7A">
      <w:pPr>
        <w:pStyle w:val="CommentText"/>
      </w:pPr>
      <w:r>
        <w:rPr>
          <w:rStyle w:val="CommentReference"/>
        </w:rPr>
        <w:annotationRef/>
      </w:r>
      <w:r w:rsidR="00835E7A">
        <w:t xml:space="preserve">Add something about how the data are collected by ADFG.  E.g., “The Alaska Department of Fish and Game is the management </w:t>
      </w:r>
      <w:r w:rsidR="00983E79">
        <w:t>entity</w:t>
      </w:r>
      <w:r w:rsidR="00835E7A">
        <w:t xml:space="preserve"> tasked with setting harvest levels for the region, including for the seine fishery….describe.  To inform harvest, goals, the department conducts aerial ‘escapement’ surveys in a large number of streams.  While not as precise as counts from towers as is done with sockeye salmon in X, or operations of a weir, the surveys provide an </w:t>
      </w:r>
      <w:r w:rsidR="00983E79">
        <w:t>estimate</w:t>
      </w:r>
      <w:r w:rsidR="00835E7A">
        <w:t xml:space="preserve"> of numbers of fish.  Most streams, including the Indian River, are subject to repeated (1 - X) surveys within a summer, and the maximum of those surveys constitute the ‘peak’ escapement </w:t>
      </w:r>
      <w:r w:rsidR="00983E79">
        <w:t>estimates</w:t>
      </w:r>
      <w:r w:rsidR="00835E7A">
        <w:t xml:space="preserve">….etc.   </w:t>
      </w:r>
    </w:p>
  </w:comment>
  <w:comment w:id="12" w:author="Brian McGreal" w:date="2026-10-20T16:30:00Z" w:initials="BM">
    <w:p w14:paraId="23E43176" w14:textId="45720A2C" w:rsidR="00983E79" w:rsidRDefault="00983E79">
      <w:pPr>
        <w:pStyle w:val="CommentText"/>
      </w:pPr>
      <w:r>
        <w:rPr>
          <w:rStyle w:val="CommentReference"/>
        </w:rPr>
        <w:annotationRef/>
      </w:r>
      <w:r>
        <w:t>Get the info</w:t>
      </w:r>
    </w:p>
  </w:comment>
  <w:comment w:id="13" w:author="Brian McGreal" w:date="2026-10-20T16:32:00Z" w:initials="BM">
    <w:p w14:paraId="04E79D0E" w14:textId="41C01BFF" w:rsidR="00983E79" w:rsidRDefault="00983E79">
      <w:pPr>
        <w:pStyle w:val="CommentText"/>
      </w:pPr>
      <w:r>
        <w:rPr>
          <w:rStyle w:val="CommentReference"/>
        </w:rPr>
        <w:annotationRef/>
      </w:r>
      <w:r>
        <w:t>Check here</w:t>
      </w:r>
    </w:p>
  </w:comment>
  <w:comment w:id="16" w:author="Gende, Scott M" w:date="2026-07-17T10:55:00Z" w:initials="SG">
    <w:p w14:paraId="06949EF8" w14:textId="77777777" w:rsidR="00391B52" w:rsidRDefault="00391B52" w:rsidP="00391B52">
      <w:pPr>
        <w:pStyle w:val="CommentText"/>
      </w:pPr>
      <w:r>
        <w:rPr>
          <w:rStyle w:val="CommentReference"/>
        </w:rPr>
        <w:annotationRef/>
      </w:r>
      <w:r>
        <w:t>May want to put this on the figure if it isnt already</w:t>
      </w:r>
    </w:p>
  </w:comment>
  <w:comment w:id="18" w:author="Brian McGreal" w:date="2026-10-20T16:46:00Z" w:initials="BM">
    <w:p w14:paraId="2C1D3781" w14:textId="040D7D24" w:rsidR="00C21F24" w:rsidRDefault="00C21F24">
      <w:pPr>
        <w:pStyle w:val="CommentText"/>
      </w:pPr>
      <w:r>
        <w:rPr>
          <w:rStyle w:val="CommentReference"/>
        </w:rPr>
        <w:annotationRef/>
      </w:r>
      <w:r>
        <w:t>Bookmark here (10/20)</w:t>
      </w:r>
    </w:p>
  </w:comment>
  <w:comment w:id="106" w:author="Gende, Scott M" w:date="2026-09-16T17:59:00Z" w:initials="SG">
    <w:p w14:paraId="0ADFEAF8" w14:textId="77777777" w:rsidR="00C10491" w:rsidRDefault="004F5911" w:rsidP="00C10491">
      <w:pPr>
        <w:pStyle w:val="CommentText"/>
      </w:pPr>
      <w:r>
        <w:rPr>
          <w:rStyle w:val="CommentReference"/>
        </w:rPr>
        <w:annotationRef/>
      </w:r>
      <w:r w:rsidR="00C10491">
        <w:t xml:space="preserve">Its unusual to put a result or a graph in your introduction (or even reference a figure in introduction).  I would think this is a result and should be placed there.  </w:t>
      </w:r>
    </w:p>
  </w:comment>
  <w:comment w:id="120" w:author="Gende, Scott M" w:date="2026-07-20T10:52:00Z" w:initials="SG">
    <w:p w14:paraId="1135D489" w14:textId="12418D67" w:rsidR="00835E7A" w:rsidRDefault="00835E7A" w:rsidP="00835E7A">
      <w:pPr>
        <w:pStyle w:val="CommentText"/>
      </w:pPr>
      <w:r>
        <w:rPr>
          <w:rStyle w:val="CommentReference"/>
        </w:rPr>
        <w:annotationRef/>
      </w:r>
      <w:r>
        <w:t>Format this for a journal, not as a chapter or a proposal</w:t>
      </w:r>
    </w:p>
  </w:comment>
  <w:comment w:id="130" w:author="Gende, Scott M" w:date="2026-07-20T15:05:00Z" w:initials="SG">
    <w:p w14:paraId="41F89026" w14:textId="77777777" w:rsidR="0027396A" w:rsidRDefault="0027396A" w:rsidP="0027396A">
      <w:pPr>
        <w:pStyle w:val="CommentText"/>
      </w:pPr>
      <w:r>
        <w:rPr>
          <w:rStyle w:val="CommentReference"/>
        </w:rPr>
        <w:annotationRef/>
      </w:r>
      <w:r>
        <w:t>Move the methods to the methods section</w:t>
      </w:r>
    </w:p>
  </w:comment>
  <w:comment w:id="139" w:author="Gende, Scott M" w:date="2026-09-30T11:37:00Z" w:initials="SG">
    <w:p w14:paraId="26B16196" w14:textId="77777777" w:rsidR="00845BBF" w:rsidRDefault="00845BBF" w:rsidP="00845BBF">
      <w:pPr>
        <w:pStyle w:val="CommentText"/>
      </w:pPr>
      <w:r>
        <w:rPr>
          <w:rStyle w:val="CommentReference"/>
        </w:rPr>
        <w:annotationRef/>
      </w:r>
      <w:r>
        <w:t>Is this relevant?</w:t>
      </w:r>
    </w:p>
  </w:comment>
  <w:comment w:id="142" w:author="Gende, Scott M" w:date="2026-09-30T11:40:00Z" w:initials="SG">
    <w:p w14:paraId="1533C622" w14:textId="77777777" w:rsidR="00993DA5" w:rsidRDefault="00993DA5" w:rsidP="00993DA5">
      <w:pPr>
        <w:pStyle w:val="CommentText"/>
      </w:pPr>
      <w:r>
        <w:rPr>
          <w:rStyle w:val="CommentReference"/>
        </w:rPr>
        <w:annotationRef/>
      </w:r>
      <w:r>
        <w:t>This is the case for all salmon.  I would move this section to below as you introduce the model and describe how you integrate as a covariate...</w:t>
      </w:r>
    </w:p>
  </w:comment>
  <w:comment w:id="163" w:author="Gende, Scott M" w:date="2026-10-09T12:37:00Z" w:initials="SG">
    <w:p w14:paraId="1582606C" w14:textId="77777777" w:rsidR="00092DC6" w:rsidRDefault="00092DC6" w:rsidP="00092DC6">
      <w:pPr>
        <w:pStyle w:val="CommentText"/>
      </w:pPr>
      <w:r>
        <w:rPr>
          <w:rStyle w:val="CommentReference"/>
        </w:rPr>
        <w:annotationRef/>
      </w:r>
      <w:r>
        <w:t>From this graph, it looks as if (1) over the past 6 decades the overall abundance of both even and odd pinks have increased substantially across the region.  (2) that Indian River pinks were lower (particularly for odd years) than region until ‘catching up’ in late 1990s.  If barrier removal influenced this you would expect to see signal in both even and odd but seems only in odd, unless there is a barrier x density influence such that in odd years they stacked up below barrier (capacity) and thus in odd years when barrier was removed they spread out whereas lower densities in even year remained below barrier area regardless of removal.  (3) Indian River is almost exactly on par with region wide increases.  If so, are we making the case of no hatchery influence?</w:t>
      </w:r>
    </w:p>
  </w:comment>
  <w:comment w:id="164" w:author="Gende, Scott M" w:date="2026-09-30T16:13:00Z" w:initials="SG">
    <w:p w14:paraId="4CACCC11" w14:textId="77777777" w:rsidR="0073329D" w:rsidRDefault="0073329D" w:rsidP="0073329D">
      <w:pPr>
        <w:pStyle w:val="CommentText"/>
      </w:pPr>
      <w:r>
        <w:rPr>
          <w:rStyle w:val="CommentReference"/>
        </w:rPr>
        <w:annotationRef/>
      </w:r>
      <w:r>
        <w:t>I didn’t see in the methods how you derived stream length.  Stream length can include potentially 1</w:t>
      </w:r>
      <w:r>
        <w:rPr>
          <w:vertAlign w:val="superscript"/>
        </w:rPr>
        <w:t>st</w:t>
      </w:r>
      <w:r>
        <w:t xml:space="preserve"> and 2</w:t>
      </w:r>
      <w:r>
        <w:rPr>
          <w:vertAlign w:val="superscript"/>
        </w:rPr>
        <w:t>nd</w:t>
      </w:r>
      <w:r>
        <w:t xml:space="preserve"> order reaches which are not likely to support spawning salmon...</w:t>
      </w:r>
    </w:p>
  </w:comment>
  <w:comment w:id="165" w:author="Gende, Scott M" w:date="2026-09-30T16:47:00Z" w:initials="SG">
    <w:p w14:paraId="70A2F882" w14:textId="77777777" w:rsidR="00DD5732" w:rsidRDefault="00DD5732" w:rsidP="00DD5732">
      <w:pPr>
        <w:pStyle w:val="CommentText"/>
      </w:pPr>
      <w:r>
        <w:rPr>
          <w:rStyle w:val="CommentReference"/>
        </w:rPr>
        <w:annotationRef/>
      </w:r>
      <w:r>
        <w:t>Was there an inflection point?  The Indian River watershed was ‘opened’ several decades ago when they removed a barrier above the park boundary.  Not sure when but this may contribute to the low relative abundance….</w:t>
      </w:r>
    </w:p>
  </w:comment>
  <w:comment w:id="166" w:author="Gende, Scott M" w:date="2026-09-30T16:49:00Z" w:initials="SG">
    <w:p w14:paraId="54E9DFA4" w14:textId="77777777" w:rsidR="00DD5732" w:rsidRDefault="00DD5732" w:rsidP="00DD5732">
      <w:pPr>
        <w:pStyle w:val="CommentText"/>
      </w:pPr>
      <w:r>
        <w:rPr>
          <w:rStyle w:val="CommentReference"/>
        </w:rPr>
        <w:annotationRef/>
      </w:r>
      <w:r>
        <w:t>Funky wording...</w:t>
      </w:r>
    </w:p>
  </w:comment>
  <w:comment w:id="167" w:author="Gende, Scott M" w:date="2026-09-30T16:50:00Z" w:initials="SG">
    <w:p w14:paraId="428C28C6" w14:textId="77777777" w:rsidR="00DD5732" w:rsidRDefault="00DD5732" w:rsidP="00DD5732">
      <w:pPr>
        <w:pStyle w:val="CommentText"/>
      </w:pPr>
      <w:r>
        <w:rPr>
          <w:rStyle w:val="CommentReference"/>
        </w:rPr>
        <w:annotationRef/>
      </w:r>
      <w:r>
        <w:t>Reword?</w:t>
      </w:r>
    </w:p>
  </w:comment>
  <w:comment w:id="171" w:author="Gende, Scott M" w:date="2026-09-30T16:53:00Z" w:initials="SG">
    <w:p w14:paraId="5519992D" w14:textId="77777777" w:rsidR="00DD5732" w:rsidRDefault="00DD5732" w:rsidP="00DD5732">
      <w:pPr>
        <w:pStyle w:val="CommentText"/>
      </w:pPr>
      <w:r>
        <w:rPr>
          <w:rStyle w:val="CommentReference"/>
        </w:rPr>
        <w:annotationRef/>
      </w:r>
      <w:r>
        <w:t>Bypassing comments on formatting for now but above table description is not italic...</w:t>
      </w:r>
    </w:p>
  </w:comment>
  <w:comment w:id="179" w:author="Gende, Scott M" w:date="2026-10-09T12:39:00Z" w:initials="SG">
    <w:p w14:paraId="014DBD66" w14:textId="77777777" w:rsidR="0072418B" w:rsidRDefault="0072418B" w:rsidP="0072418B">
      <w:pPr>
        <w:pStyle w:val="CommentText"/>
      </w:pPr>
      <w:r>
        <w:rPr>
          <w:rStyle w:val="CommentReference"/>
        </w:rPr>
        <w:annotationRef/>
      </w:r>
      <w:r>
        <w:t>What do these point estimates, estimate?  What is the interpretation of these?</w:t>
      </w:r>
    </w:p>
  </w:comment>
  <w:comment w:id="180" w:author="Gende, Scott M" w:date="2026-10-09T12:40:00Z" w:initials="SG">
    <w:p w14:paraId="12209006" w14:textId="77777777" w:rsidR="0072418B" w:rsidRDefault="0072418B" w:rsidP="0072418B">
      <w:pPr>
        <w:pStyle w:val="CommentText"/>
      </w:pPr>
      <w:r>
        <w:rPr>
          <w:rStyle w:val="CommentReference"/>
        </w:rPr>
        <w:annotationRef/>
      </w:r>
      <w:r>
        <w:t>I like the way you put this</w:t>
      </w:r>
    </w:p>
  </w:comment>
  <w:comment w:id="183" w:author="Gende, Scott M" w:date="2026-10-09T12:43:00Z" w:initials="SG">
    <w:p w14:paraId="0F3AC90F" w14:textId="77777777" w:rsidR="0072418B" w:rsidRDefault="0072418B" w:rsidP="0072418B">
      <w:pPr>
        <w:pStyle w:val="CommentText"/>
      </w:pPr>
      <w:r>
        <w:rPr>
          <w:rStyle w:val="CommentReference"/>
        </w:rPr>
        <w:annotationRef/>
      </w:r>
      <w:r>
        <w:t>So this graph show that hatchery releases has no bearing on Indian River abundance 2 years later.  Yes?  But Indian River DOES influence returns to hatchery and Indian River 2 years later…?</w:t>
      </w:r>
    </w:p>
  </w:comment>
  <w:comment w:id="189" w:author="Gende, Scott M" w:date="2026-09-30T17:21:00Z" w:initials="SG">
    <w:p w14:paraId="1DC1413B" w14:textId="77777777" w:rsidR="007F5CF5" w:rsidRDefault="00185BE2" w:rsidP="007F5CF5">
      <w:pPr>
        <w:pStyle w:val="CommentText"/>
      </w:pPr>
      <w:r>
        <w:rPr>
          <w:rStyle w:val="CommentReference"/>
        </w:rPr>
        <w:annotationRef/>
      </w:r>
      <w:r w:rsidR="007F5CF5">
        <w:t xml:space="preserve">I don’t think this is the blanket case.  May need to re-word.  Also, this would read better if you re-contextualize the larger issue here to remind reader why the SITK case contributes to the larger issue of managing areas to be ‘natural’ when populations of native species start to become unnaturally high. Then segue into the main discussion points given your results.  </w:t>
      </w:r>
    </w:p>
  </w:comment>
  <w:comment w:id="202" w:author="Gende, Scott M" w:date="2026-10-13T11:47:00Z" w:initials="SG">
    <w:p w14:paraId="361B3890" w14:textId="77777777" w:rsidR="00935BBA" w:rsidRDefault="00935BBA" w:rsidP="00935BBA">
      <w:pPr>
        <w:pStyle w:val="CommentText"/>
      </w:pPr>
      <w:r>
        <w:rPr>
          <w:rStyle w:val="CommentReference"/>
        </w:rPr>
        <w:annotationRef/>
      </w:r>
      <w:r>
        <w:t xml:space="preserve">Its hard to follow the discussion to clarify your story.  I would start with lead off sentence and then discuss implications.  For example:  This Paragraph:  Densities increased in recent decades in both IR and across region.  Why.  Second Paragraph:  Our models indicated that the impacts of the hatchery on IR salmon abundance was stronger following the increase in 2010 (but again, check to make sure that’s not when the barrier upstream was cleared allowing for expansion of fish…).  18% of models.  Fully 50%...etc. </w:t>
      </w:r>
    </w:p>
  </w:comment>
  <w:comment w:id="205" w:author="Gende, Scott M" w:date="2026-09-30T17:23:00Z" w:initials="SG">
    <w:p w14:paraId="200424D2" w14:textId="3692A6D2" w:rsidR="00185BE2" w:rsidRDefault="00185BE2" w:rsidP="00185BE2">
      <w:pPr>
        <w:pStyle w:val="CommentText"/>
      </w:pPr>
      <w:r>
        <w:rPr>
          <w:rStyle w:val="CommentReference"/>
        </w:rPr>
        <w:annotationRef/>
      </w:r>
      <w:r>
        <w:t>You’ve stated most of this already in the results.  Trying to reduce redundancy</w:t>
      </w:r>
    </w:p>
  </w:comment>
  <w:comment w:id="208" w:author="Gende, Scott M" w:date="2026-10-09T12:46:00Z" w:initials="SG">
    <w:p w14:paraId="08F6E852" w14:textId="77777777" w:rsidR="0072418B" w:rsidRDefault="0072418B" w:rsidP="0072418B">
      <w:pPr>
        <w:pStyle w:val="CommentText"/>
      </w:pPr>
      <w:r>
        <w:rPr>
          <w:rStyle w:val="CommentReference"/>
        </w:rPr>
        <w:annotationRef/>
      </w:r>
      <w:r>
        <w:t xml:space="preserve">I always struggle with these types of statements.  If we are using statistics to make inferences and we find non significant, is it then ok to discount and say perhaps the impact is real?  </w:t>
      </w:r>
    </w:p>
  </w:comment>
  <w:comment w:id="209" w:author="Gende, Scott M" w:date="2026-10-09T12:49:00Z" w:initials="SG">
    <w:p w14:paraId="114BD6FF" w14:textId="77777777" w:rsidR="0072418B" w:rsidRDefault="0072418B" w:rsidP="0072418B">
      <w:pPr>
        <w:pStyle w:val="CommentText"/>
      </w:pPr>
      <w:r>
        <w:rPr>
          <w:rStyle w:val="CommentReference"/>
        </w:rPr>
        <w:annotationRef/>
      </w:r>
      <w:r>
        <w:t>Wondering if we, sooner than later, address the impact of the ‘cost recovery’ seining out front of the hatchery.  In your discussions with ADFG do you feel those large takes disproportionately take fish that would ultimate end up in hatchery (regardless of origin) or IR or equal?</w:t>
      </w:r>
    </w:p>
  </w:comment>
  <w:comment w:id="210" w:author="Gende, Scott M" w:date="2026-10-13T11:47:00Z" w:initials="SG">
    <w:p w14:paraId="6DC99880" w14:textId="77777777" w:rsidR="00935BBA" w:rsidRDefault="00935BBA" w:rsidP="00935BBA">
      <w:pPr>
        <w:pStyle w:val="CommentText"/>
      </w:pPr>
      <w:r>
        <w:rPr>
          <w:rStyle w:val="CommentReference"/>
        </w:rPr>
        <w:annotationRef/>
      </w:r>
      <w:r>
        <w:t xml:space="preserve">This now circles back to the ‘IR trends reflects regional trends’ from above.  Merge these.  </w:t>
      </w:r>
    </w:p>
  </w:comment>
  <w:comment w:id="211" w:author="Gende, Scott M" w:date="2026-10-09T12:49:00Z" w:initials="SG">
    <w:p w14:paraId="54E2113A" w14:textId="77777777" w:rsidR="00017F61" w:rsidRDefault="00017F61" w:rsidP="00017F61">
      <w:pPr>
        <w:pStyle w:val="CommentText"/>
      </w:pPr>
      <w:r>
        <w:rPr>
          <w:rStyle w:val="CommentReference"/>
        </w:rPr>
        <w:annotationRef/>
      </w:r>
      <w:r>
        <w:t>?   Models?  Results?</w:t>
      </w:r>
    </w:p>
  </w:comment>
  <w:comment w:id="213" w:author="Gende, Scott M" w:date="2026-10-09T12:51:00Z" w:initials="SG">
    <w:p w14:paraId="2B8529D1" w14:textId="77777777" w:rsidR="00017F61" w:rsidRDefault="00017F61" w:rsidP="00017F61">
      <w:pPr>
        <w:pStyle w:val="CommentText"/>
      </w:pPr>
      <w:r>
        <w:rPr>
          <w:rStyle w:val="CommentReference"/>
        </w:rPr>
        <w:annotationRef/>
      </w:r>
      <w:r>
        <w:t>Again, seems like if we use stats we should make inferences based on those stats….if not significant than no effect of hatchery release...</w:t>
      </w:r>
    </w:p>
  </w:comment>
  <w:comment w:id="214" w:author="Gende, Scott M" w:date="2026-10-13T11:49:00Z" w:initials="SG">
    <w:p w14:paraId="65E202EE" w14:textId="77777777" w:rsidR="00935BBA" w:rsidRDefault="00935BBA" w:rsidP="00935BBA">
      <w:pPr>
        <w:pStyle w:val="CommentText"/>
      </w:pPr>
      <w:r>
        <w:rPr>
          <w:rStyle w:val="CommentReference"/>
        </w:rPr>
        <w:annotationRef/>
      </w:r>
      <w:r>
        <w:t>Again, confirm that the available habitat was the same throughout the time series although (again) if available habitat is the driver then you’d expect to see similar responses in even and odd years...</w:t>
      </w:r>
    </w:p>
  </w:comment>
  <w:comment w:id="216" w:author="Gende, Scott M" w:date="2026-10-13T11:50:00Z" w:initials="SG">
    <w:p w14:paraId="33F7D4DC" w14:textId="77777777" w:rsidR="00935BBA" w:rsidRDefault="00935BBA" w:rsidP="00935BBA">
      <w:pPr>
        <w:pStyle w:val="CommentText"/>
      </w:pPr>
      <w:r>
        <w:rPr>
          <w:rStyle w:val="CommentReference"/>
        </w:rPr>
        <w:annotationRef/>
      </w:r>
      <w:r>
        <w:t>Avoid repeating...</w:t>
      </w:r>
    </w:p>
  </w:comment>
  <w:comment w:id="218" w:author="Gende, Scott M" w:date="2026-10-13T11:52:00Z" w:initials="SG">
    <w:p w14:paraId="31BCD4E0" w14:textId="77777777" w:rsidR="00935BBA" w:rsidRDefault="00935BBA" w:rsidP="00935BBA">
      <w:pPr>
        <w:pStyle w:val="CommentText"/>
      </w:pPr>
      <w:r>
        <w:rPr>
          <w:rStyle w:val="CommentReference"/>
        </w:rPr>
        <w:annotationRef/>
      </w:r>
      <w:r>
        <w:t>Anything new here?  If not, avoid replication</w:t>
      </w:r>
    </w:p>
  </w:comment>
  <w:comment w:id="239" w:author="Gende, Scott M" w:date="2026-10-13T11:57:00Z" w:initials="SG">
    <w:p w14:paraId="29F16EF0" w14:textId="77777777" w:rsidR="00AD7884" w:rsidRDefault="00AD7884" w:rsidP="00AD7884">
      <w:pPr>
        <w:pStyle w:val="CommentText"/>
      </w:pPr>
      <w:r>
        <w:rPr>
          <w:rStyle w:val="CommentReference"/>
        </w:rPr>
        <w:annotationRef/>
      </w:r>
      <w:r>
        <w:t>If possible, I would focus on a national park example perhaps circling back to white tailed deer example...</w:t>
      </w:r>
    </w:p>
  </w:comment>
  <w:comment w:id="240" w:author="Gende, Scott M" w:date="2026-10-13T12:01:00Z" w:initials="SG">
    <w:p w14:paraId="23187864" w14:textId="77777777" w:rsidR="00AD7884" w:rsidRDefault="00AD7884" w:rsidP="00AD7884">
      <w:pPr>
        <w:pStyle w:val="CommentText"/>
      </w:pPr>
      <w:r>
        <w:rPr>
          <w:rStyle w:val="CommentReference"/>
        </w:rPr>
        <w:annotationRef/>
      </w:r>
      <w:r>
        <w:t>I would close by evaluating what a possible management target would be for odd year pink salmon.  Based on last decade or two, would it be reduction of 5%?  20%?  So as to match regional trends?  I wouldn’t get into how to do so, only that best (scientific ) information suggests a net influences of hatchery of XX% in odd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CBFEE" w15:done="0"/>
  <w15:commentEx w15:paraId="21E44D9B" w15:done="0"/>
  <w15:commentEx w15:paraId="14C64312" w15:done="0"/>
  <w15:commentEx w15:paraId="07060519" w15:done="0"/>
  <w15:commentEx w15:paraId="2CE989C7" w15:done="0"/>
  <w15:commentEx w15:paraId="62D7E343" w15:done="0"/>
  <w15:commentEx w15:paraId="12242D5D" w15:done="0"/>
  <w15:commentEx w15:paraId="23E43176" w15:done="0"/>
  <w15:commentEx w15:paraId="04E79D0E" w15:done="0"/>
  <w15:commentEx w15:paraId="06949EF8" w15:done="0"/>
  <w15:commentEx w15:paraId="2C1D3781" w15:done="0"/>
  <w15:commentEx w15:paraId="0ADFEAF8" w15:done="0"/>
  <w15:commentEx w15:paraId="1135D489" w15:done="0"/>
  <w15:commentEx w15:paraId="41F89026" w15:done="0"/>
  <w15:commentEx w15:paraId="26B16196" w15:done="0"/>
  <w15:commentEx w15:paraId="1533C622" w15:done="0"/>
  <w15:commentEx w15:paraId="1582606C" w15:done="0"/>
  <w15:commentEx w15:paraId="4CACCC11" w15:done="0"/>
  <w15:commentEx w15:paraId="70A2F882" w15:done="0"/>
  <w15:commentEx w15:paraId="54E9DFA4" w15:done="0"/>
  <w15:commentEx w15:paraId="428C28C6" w15:done="0"/>
  <w15:commentEx w15:paraId="5519992D" w15:done="0"/>
  <w15:commentEx w15:paraId="014DBD66" w15:done="0"/>
  <w15:commentEx w15:paraId="12209006" w15:done="0"/>
  <w15:commentEx w15:paraId="0F3AC90F" w15:done="0"/>
  <w15:commentEx w15:paraId="1DC1413B" w15:done="0"/>
  <w15:commentEx w15:paraId="361B3890" w15:done="0"/>
  <w15:commentEx w15:paraId="200424D2" w15:done="0"/>
  <w15:commentEx w15:paraId="08F6E852" w15:done="0"/>
  <w15:commentEx w15:paraId="114BD6FF" w15:done="0"/>
  <w15:commentEx w15:paraId="6DC99880" w15:done="0"/>
  <w15:commentEx w15:paraId="54E2113A" w15:done="0"/>
  <w15:commentEx w15:paraId="2B8529D1" w15:done="0"/>
  <w15:commentEx w15:paraId="65E202EE" w15:done="0"/>
  <w15:commentEx w15:paraId="33F7D4DC" w15:done="0"/>
  <w15:commentEx w15:paraId="31BCD4E0" w15:done="0"/>
  <w15:commentEx w15:paraId="29F16EF0" w15:done="0"/>
  <w15:commentEx w15:paraId="231878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B73A9" w16cex:dateUtc="2026-07-15T23:25:00Z"/>
  <w16cex:commentExtensible w16cex:durableId="2530BB4D" w16cex:dateUtc="2026-07-19T20:18:00Z"/>
  <w16cex:commentExtensible w16cex:durableId="1B91C94B" w16cex:dateUtc="2026-07-17T18:29:00Z"/>
  <w16cex:commentExtensible w16cex:durableId="538A7CD9" w16cex:dateUtc="2026-10-20T23:01:00Z"/>
  <w16cex:commentExtensible w16cex:durableId="686E998A" w16cex:dateUtc="2026-10-20T23:10:00Z"/>
  <w16cex:commentExtensible w16cex:durableId="5E805C21" w16cex:dateUtc="2026-10-20T23:13:00Z"/>
  <w16cex:commentExtensible w16cex:durableId="6C161299" w16cex:dateUtc="2026-07-19T20:52:00Z"/>
  <w16cex:commentExtensible w16cex:durableId="4D6537AE" w16cex:dateUtc="2026-10-20T23:30:00Z"/>
  <w16cex:commentExtensible w16cex:durableId="38C108E4" w16cex:dateUtc="2026-10-20T23:32:00Z"/>
  <w16cex:commentExtensible w16cex:durableId="169EAA10" w16cex:dateUtc="2026-07-17T18:55:00Z"/>
  <w16cex:commentExtensible w16cex:durableId="75ED9AA9" w16cex:dateUtc="2026-10-20T23:46:00Z"/>
  <w16cex:commentExtensible w16cex:durableId="70C17419" w16cex:dateUtc="2026-09-17T01:59:00Z"/>
  <w16cex:commentExtensible w16cex:durableId="78F394AF" w16cex:dateUtc="2026-07-20T18:52:00Z"/>
  <w16cex:commentExtensible w16cex:durableId="12F2CAED" w16cex:dateUtc="2026-07-20T23:05:00Z"/>
  <w16cex:commentExtensible w16cex:durableId="06A40C3F" w16cex:dateUtc="2026-09-30T19:37:00Z"/>
  <w16cex:commentExtensible w16cex:durableId="2586230F" w16cex:dateUtc="2026-09-30T19:40:00Z"/>
  <w16cex:commentExtensible w16cex:durableId="0DD749EA" w16cex:dateUtc="2026-10-09T20:37:00Z"/>
  <w16cex:commentExtensible w16cex:durableId="664F5C5C" w16cex:dateUtc="2026-10-01T00:13:00Z"/>
  <w16cex:commentExtensible w16cex:durableId="40E7E341" w16cex:dateUtc="2026-10-01T00:47:00Z"/>
  <w16cex:commentExtensible w16cex:durableId="6C5B834D" w16cex:dateUtc="2026-10-01T00:49:00Z"/>
  <w16cex:commentExtensible w16cex:durableId="57127CFB" w16cex:dateUtc="2026-10-01T00:50:00Z"/>
  <w16cex:commentExtensible w16cex:durableId="2C5947D9" w16cex:dateUtc="2026-10-01T00:53:00Z"/>
  <w16cex:commentExtensible w16cex:durableId="7C7DC353" w16cex:dateUtc="2026-10-09T20:39:00Z"/>
  <w16cex:commentExtensible w16cex:durableId="7BF870BA" w16cex:dateUtc="2026-10-09T20:40:00Z"/>
  <w16cex:commentExtensible w16cex:durableId="65565E51" w16cex:dateUtc="2026-10-09T20:43:00Z"/>
  <w16cex:commentExtensible w16cex:durableId="70A60F59" w16cex:dateUtc="2026-10-01T01:21:00Z"/>
  <w16cex:commentExtensible w16cex:durableId="63D6DA60" w16cex:dateUtc="2026-10-13T19:47:00Z"/>
  <w16cex:commentExtensible w16cex:durableId="4DB5228C" w16cex:dateUtc="2026-10-01T01:23:00Z"/>
  <w16cex:commentExtensible w16cex:durableId="0E90F9E6" w16cex:dateUtc="2026-10-09T20:46:00Z"/>
  <w16cex:commentExtensible w16cex:durableId="64443A6A" w16cex:dateUtc="2026-10-09T20:49:00Z"/>
  <w16cex:commentExtensible w16cex:durableId="57CEC379" w16cex:dateUtc="2026-10-13T19:47:00Z"/>
  <w16cex:commentExtensible w16cex:durableId="302BB285" w16cex:dateUtc="2026-10-09T20:49:00Z"/>
  <w16cex:commentExtensible w16cex:durableId="3BBED4FC" w16cex:dateUtc="2026-10-09T20:51:00Z"/>
  <w16cex:commentExtensible w16cex:durableId="2620ADC6" w16cex:dateUtc="2026-10-13T19:49:00Z"/>
  <w16cex:commentExtensible w16cex:durableId="0B0B4175" w16cex:dateUtc="2026-10-13T19:50:00Z"/>
  <w16cex:commentExtensible w16cex:durableId="659224A5" w16cex:dateUtc="2026-10-13T19:52:00Z"/>
  <w16cex:commentExtensible w16cex:durableId="04D491B4" w16cex:dateUtc="2026-10-13T19:57:00Z"/>
  <w16cex:commentExtensible w16cex:durableId="274BA484" w16cex:dateUtc="2026-10-13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CBFEE" w16cid:durableId="28AB73A9"/>
  <w16cid:commentId w16cid:paraId="21E44D9B" w16cid:durableId="2530BB4D"/>
  <w16cid:commentId w16cid:paraId="14C64312" w16cid:durableId="1B91C94B"/>
  <w16cid:commentId w16cid:paraId="07060519" w16cid:durableId="538A7CD9"/>
  <w16cid:commentId w16cid:paraId="2CE989C7" w16cid:durableId="686E998A"/>
  <w16cid:commentId w16cid:paraId="62D7E343" w16cid:durableId="5E805C21"/>
  <w16cid:commentId w16cid:paraId="12242D5D" w16cid:durableId="6C161299"/>
  <w16cid:commentId w16cid:paraId="23E43176" w16cid:durableId="4D6537AE"/>
  <w16cid:commentId w16cid:paraId="04E79D0E" w16cid:durableId="38C108E4"/>
  <w16cid:commentId w16cid:paraId="06949EF8" w16cid:durableId="169EAA10"/>
  <w16cid:commentId w16cid:paraId="2C1D3781" w16cid:durableId="75ED9AA9"/>
  <w16cid:commentId w16cid:paraId="0ADFEAF8" w16cid:durableId="70C17419"/>
  <w16cid:commentId w16cid:paraId="1135D489" w16cid:durableId="78F394AF"/>
  <w16cid:commentId w16cid:paraId="41F89026" w16cid:durableId="12F2CAED"/>
  <w16cid:commentId w16cid:paraId="26B16196" w16cid:durableId="06A40C3F"/>
  <w16cid:commentId w16cid:paraId="1533C622" w16cid:durableId="2586230F"/>
  <w16cid:commentId w16cid:paraId="1582606C" w16cid:durableId="0DD749EA"/>
  <w16cid:commentId w16cid:paraId="4CACCC11" w16cid:durableId="664F5C5C"/>
  <w16cid:commentId w16cid:paraId="70A2F882" w16cid:durableId="40E7E341"/>
  <w16cid:commentId w16cid:paraId="54E9DFA4" w16cid:durableId="6C5B834D"/>
  <w16cid:commentId w16cid:paraId="428C28C6" w16cid:durableId="57127CFB"/>
  <w16cid:commentId w16cid:paraId="5519992D" w16cid:durableId="2C5947D9"/>
  <w16cid:commentId w16cid:paraId="014DBD66" w16cid:durableId="7C7DC353"/>
  <w16cid:commentId w16cid:paraId="12209006" w16cid:durableId="7BF870BA"/>
  <w16cid:commentId w16cid:paraId="0F3AC90F" w16cid:durableId="65565E51"/>
  <w16cid:commentId w16cid:paraId="1DC1413B" w16cid:durableId="70A60F59"/>
  <w16cid:commentId w16cid:paraId="361B3890" w16cid:durableId="63D6DA60"/>
  <w16cid:commentId w16cid:paraId="200424D2" w16cid:durableId="4DB5228C"/>
  <w16cid:commentId w16cid:paraId="08F6E852" w16cid:durableId="0E90F9E6"/>
  <w16cid:commentId w16cid:paraId="114BD6FF" w16cid:durableId="64443A6A"/>
  <w16cid:commentId w16cid:paraId="6DC99880" w16cid:durableId="57CEC379"/>
  <w16cid:commentId w16cid:paraId="54E2113A" w16cid:durableId="302BB285"/>
  <w16cid:commentId w16cid:paraId="2B8529D1" w16cid:durableId="3BBED4FC"/>
  <w16cid:commentId w16cid:paraId="65E202EE" w16cid:durableId="2620ADC6"/>
  <w16cid:commentId w16cid:paraId="33F7D4DC" w16cid:durableId="0B0B4175"/>
  <w16cid:commentId w16cid:paraId="31BCD4E0" w16cid:durableId="659224A5"/>
  <w16cid:commentId w16cid:paraId="29F16EF0" w16cid:durableId="04D491B4"/>
  <w16cid:commentId w16cid:paraId="23187864" w16cid:durableId="274BA4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952B7" w14:textId="77777777" w:rsidR="00B35963" w:rsidRDefault="00B35963" w:rsidP="00256380">
      <w:pPr>
        <w:spacing w:after="0" w:line="240" w:lineRule="auto"/>
      </w:pPr>
      <w:r>
        <w:separator/>
      </w:r>
    </w:p>
  </w:endnote>
  <w:endnote w:type="continuationSeparator" w:id="0">
    <w:p w14:paraId="145EBCDA" w14:textId="77777777" w:rsidR="00B35963" w:rsidRDefault="00B35963" w:rsidP="0025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F705" w14:textId="77777777" w:rsidR="00B35963" w:rsidRDefault="00B35963" w:rsidP="00256380">
      <w:pPr>
        <w:spacing w:after="0" w:line="240" w:lineRule="auto"/>
      </w:pPr>
      <w:r>
        <w:separator/>
      </w:r>
    </w:p>
  </w:footnote>
  <w:footnote w:type="continuationSeparator" w:id="0">
    <w:p w14:paraId="3981CE66" w14:textId="77777777" w:rsidR="00B35963" w:rsidRDefault="00B35963" w:rsidP="0025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47F9" w14:textId="77777777" w:rsidR="00256380" w:rsidRDefault="0025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de, Scott M">
    <w15:presenceInfo w15:providerId="AD" w15:userId="S::SGende@nps.gov::582c7f62-e406-45e2-b0a5-da9f2c36bdf4"/>
  </w15:person>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01036"/>
    <w:rsid w:val="00017F61"/>
    <w:rsid w:val="00025AAD"/>
    <w:rsid w:val="000268D9"/>
    <w:rsid w:val="00035383"/>
    <w:rsid w:val="00037BBF"/>
    <w:rsid w:val="00037D1C"/>
    <w:rsid w:val="00044435"/>
    <w:rsid w:val="00046B97"/>
    <w:rsid w:val="000478F6"/>
    <w:rsid w:val="00047C52"/>
    <w:rsid w:val="000500DD"/>
    <w:rsid w:val="00054BC7"/>
    <w:rsid w:val="000575C0"/>
    <w:rsid w:val="00060EB8"/>
    <w:rsid w:val="0006107E"/>
    <w:rsid w:val="00062BCE"/>
    <w:rsid w:val="00063750"/>
    <w:rsid w:val="000672D9"/>
    <w:rsid w:val="00070D06"/>
    <w:rsid w:val="0007102E"/>
    <w:rsid w:val="00074F30"/>
    <w:rsid w:val="00077AC5"/>
    <w:rsid w:val="000800D2"/>
    <w:rsid w:val="00083659"/>
    <w:rsid w:val="00084844"/>
    <w:rsid w:val="00086DA1"/>
    <w:rsid w:val="00090DA1"/>
    <w:rsid w:val="00092DC6"/>
    <w:rsid w:val="00096995"/>
    <w:rsid w:val="00097C72"/>
    <w:rsid w:val="000A0753"/>
    <w:rsid w:val="000A36D5"/>
    <w:rsid w:val="000B2062"/>
    <w:rsid w:val="000B47AA"/>
    <w:rsid w:val="000C6459"/>
    <w:rsid w:val="000D21FB"/>
    <w:rsid w:val="000D3ED8"/>
    <w:rsid w:val="000D67EE"/>
    <w:rsid w:val="000E50F3"/>
    <w:rsid w:val="000E5A64"/>
    <w:rsid w:val="000F0E42"/>
    <w:rsid w:val="000F721D"/>
    <w:rsid w:val="000F7853"/>
    <w:rsid w:val="00105DEF"/>
    <w:rsid w:val="00106EE6"/>
    <w:rsid w:val="001111B6"/>
    <w:rsid w:val="00112BBF"/>
    <w:rsid w:val="00114A77"/>
    <w:rsid w:val="00115D83"/>
    <w:rsid w:val="00121CF4"/>
    <w:rsid w:val="001262D0"/>
    <w:rsid w:val="001370D1"/>
    <w:rsid w:val="00142386"/>
    <w:rsid w:val="0014325F"/>
    <w:rsid w:val="00143CB9"/>
    <w:rsid w:val="00143DF2"/>
    <w:rsid w:val="001509D8"/>
    <w:rsid w:val="00160615"/>
    <w:rsid w:val="00161C09"/>
    <w:rsid w:val="0016712A"/>
    <w:rsid w:val="001729FD"/>
    <w:rsid w:val="00185BE2"/>
    <w:rsid w:val="00186361"/>
    <w:rsid w:val="001873F6"/>
    <w:rsid w:val="0019013C"/>
    <w:rsid w:val="00197700"/>
    <w:rsid w:val="00197BE2"/>
    <w:rsid w:val="001A1F96"/>
    <w:rsid w:val="001A405D"/>
    <w:rsid w:val="001A6AA2"/>
    <w:rsid w:val="001B7645"/>
    <w:rsid w:val="001C1065"/>
    <w:rsid w:val="001C7DF8"/>
    <w:rsid w:val="001D457C"/>
    <w:rsid w:val="001D51EA"/>
    <w:rsid w:val="001D5683"/>
    <w:rsid w:val="001D716E"/>
    <w:rsid w:val="001E1035"/>
    <w:rsid w:val="001E1CBF"/>
    <w:rsid w:val="001E29F4"/>
    <w:rsid w:val="001E64A8"/>
    <w:rsid w:val="001F2735"/>
    <w:rsid w:val="001F486D"/>
    <w:rsid w:val="001F4F8B"/>
    <w:rsid w:val="001F641F"/>
    <w:rsid w:val="001F6780"/>
    <w:rsid w:val="001F720C"/>
    <w:rsid w:val="001F775B"/>
    <w:rsid w:val="001F7F26"/>
    <w:rsid w:val="00205B63"/>
    <w:rsid w:val="002064C3"/>
    <w:rsid w:val="00207069"/>
    <w:rsid w:val="00207CF5"/>
    <w:rsid w:val="00211939"/>
    <w:rsid w:val="0021472B"/>
    <w:rsid w:val="0021501F"/>
    <w:rsid w:val="00216517"/>
    <w:rsid w:val="00220A37"/>
    <w:rsid w:val="00223722"/>
    <w:rsid w:val="00226B01"/>
    <w:rsid w:val="002321EC"/>
    <w:rsid w:val="002321EF"/>
    <w:rsid w:val="00232303"/>
    <w:rsid w:val="00232D52"/>
    <w:rsid w:val="00235FC3"/>
    <w:rsid w:val="00243B4F"/>
    <w:rsid w:val="002458C8"/>
    <w:rsid w:val="00245B38"/>
    <w:rsid w:val="00246989"/>
    <w:rsid w:val="00252296"/>
    <w:rsid w:val="00255470"/>
    <w:rsid w:val="00255C46"/>
    <w:rsid w:val="00256380"/>
    <w:rsid w:val="00257ABB"/>
    <w:rsid w:val="002657D1"/>
    <w:rsid w:val="00267F5F"/>
    <w:rsid w:val="00270CF9"/>
    <w:rsid w:val="00271A99"/>
    <w:rsid w:val="0027396A"/>
    <w:rsid w:val="00281853"/>
    <w:rsid w:val="00282BCA"/>
    <w:rsid w:val="00283E26"/>
    <w:rsid w:val="002856FE"/>
    <w:rsid w:val="0029325E"/>
    <w:rsid w:val="002941A2"/>
    <w:rsid w:val="002A141F"/>
    <w:rsid w:val="002A355E"/>
    <w:rsid w:val="002A4213"/>
    <w:rsid w:val="002A42C7"/>
    <w:rsid w:val="002B1614"/>
    <w:rsid w:val="002B2CF6"/>
    <w:rsid w:val="002B7623"/>
    <w:rsid w:val="002C494A"/>
    <w:rsid w:val="002C6021"/>
    <w:rsid w:val="002D28DF"/>
    <w:rsid w:val="002D3085"/>
    <w:rsid w:val="002D6F98"/>
    <w:rsid w:val="002D76A3"/>
    <w:rsid w:val="002E058A"/>
    <w:rsid w:val="002E34E7"/>
    <w:rsid w:val="002E43BB"/>
    <w:rsid w:val="002E58F4"/>
    <w:rsid w:val="002F0EB9"/>
    <w:rsid w:val="00303024"/>
    <w:rsid w:val="00303A07"/>
    <w:rsid w:val="003042E8"/>
    <w:rsid w:val="00305B49"/>
    <w:rsid w:val="00306AE3"/>
    <w:rsid w:val="00310948"/>
    <w:rsid w:val="003161E0"/>
    <w:rsid w:val="00321B88"/>
    <w:rsid w:val="00322600"/>
    <w:rsid w:val="0033098E"/>
    <w:rsid w:val="003323B4"/>
    <w:rsid w:val="00333796"/>
    <w:rsid w:val="00336763"/>
    <w:rsid w:val="0033791D"/>
    <w:rsid w:val="00344905"/>
    <w:rsid w:val="00351AE4"/>
    <w:rsid w:val="00352418"/>
    <w:rsid w:val="003542B1"/>
    <w:rsid w:val="003633DB"/>
    <w:rsid w:val="0036701C"/>
    <w:rsid w:val="00367E5F"/>
    <w:rsid w:val="003762F2"/>
    <w:rsid w:val="00376A4E"/>
    <w:rsid w:val="003772FF"/>
    <w:rsid w:val="00377455"/>
    <w:rsid w:val="00383E1E"/>
    <w:rsid w:val="00390EEE"/>
    <w:rsid w:val="00391B52"/>
    <w:rsid w:val="00391B74"/>
    <w:rsid w:val="003A0265"/>
    <w:rsid w:val="003A07E0"/>
    <w:rsid w:val="003A279D"/>
    <w:rsid w:val="003B19C7"/>
    <w:rsid w:val="003B4882"/>
    <w:rsid w:val="003B6985"/>
    <w:rsid w:val="003B7704"/>
    <w:rsid w:val="003C5745"/>
    <w:rsid w:val="003C6E79"/>
    <w:rsid w:val="003C77AC"/>
    <w:rsid w:val="003D1AE8"/>
    <w:rsid w:val="003D1E65"/>
    <w:rsid w:val="003D4C6E"/>
    <w:rsid w:val="003D5D39"/>
    <w:rsid w:val="003F0146"/>
    <w:rsid w:val="00402DA4"/>
    <w:rsid w:val="004040BD"/>
    <w:rsid w:val="00405742"/>
    <w:rsid w:val="0040700C"/>
    <w:rsid w:val="00412816"/>
    <w:rsid w:val="00414541"/>
    <w:rsid w:val="004217D3"/>
    <w:rsid w:val="00421CE7"/>
    <w:rsid w:val="00427DB5"/>
    <w:rsid w:val="004327DF"/>
    <w:rsid w:val="004328A6"/>
    <w:rsid w:val="00440981"/>
    <w:rsid w:val="00457E6D"/>
    <w:rsid w:val="00460B8F"/>
    <w:rsid w:val="00464050"/>
    <w:rsid w:val="00465C81"/>
    <w:rsid w:val="00470F5B"/>
    <w:rsid w:val="00494B76"/>
    <w:rsid w:val="004A1DBD"/>
    <w:rsid w:val="004A3929"/>
    <w:rsid w:val="004B019B"/>
    <w:rsid w:val="004B0CE8"/>
    <w:rsid w:val="004B15D9"/>
    <w:rsid w:val="004B213C"/>
    <w:rsid w:val="004B21F9"/>
    <w:rsid w:val="004C58F2"/>
    <w:rsid w:val="004C59E0"/>
    <w:rsid w:val="004D0A93"/>
    <w:rsid w:val="004D0C78"/>
    <w:rsid w:val="004D6698"/>
    <w:rsid w:val="004E0866"/>
    <w:rsid w:val="004F1DB8"/>
    <w:rsid w:val="004F5911"/>
    <w:rsid w:val="004F779B"/>
    <w:rsid w:val="005033DC"/>
    <w:rsid w:val="005078EE"/>
    <w:rsid w:val="00510E38"/>
    <w:rsid w:val="00513790"/>
    <w:rsid w:val="00513D95"/>
    <w:rsid w:val="005227E4"/>
    <w:rsid w:val="005306BE"/>
    <w:rsid w:val="005363D0"/>
    <w:rsid w:val="00540767"/>
    <w:rsid w:val="005468E7"/>
    <w:rsid w:val="005565C2"/>
    <w:rsid w:val="00556699"/>
    <w:rsid w:val="0056166B"/>
    <w:rsid w:val="00562711"/>
    <w:rsid w:val="00572D2B"/>
    <w:rsid w:val="00574432"/>
    <w:rsid w:val="00576D64"/>
    <w:rsid w:val="00576F89"/>
    <w:rsid w:val="00577064"/>
    <w:rsid w:val="005875E2"/>
    <w:rsid w:val="00591A55"/>
    <w:rsid w:val="00591B05"/>
    <w:rsid w:val="005941E5"/>
    <w:rsid w:val="00597FAB"/>
    <w:rsid w:val="005B1667"/>
    <w:rsid w:val="005B1CFB"/>
    <w:rsid w:val="005B3082"/>
    <w:rsid w:val="005B3ACD"/>
    <w:rsid w:val="005B4D1C"/>
    <w:rsid w:val="005B7404"/>
    <w:rsid w:val="005C24C4"/>
    <w:rsid w:val="005C4DB8"/>
    <w:rsid w:val="005D4C4C"/>
    <w:rsid w:val="005D5E6A"/>
    <w:rsid w:val="005E0D2D"/>
    <w:rsid w:val="005E3E9B"/>
    <w:rsid w:val="005E707C"/>
    <w:rsid w:val="005F339A"/>
    <w:rsid w:val="005F56EA"/>
    <w:rsid w:val="005F6F08"/>
    <w:rsid w:val="006002FE"/>
    <w:rsid w:val="00601D9F"/>
    <w:rsid w:val="00602BE3"/>
    <w:rsid w:val="006055F1"/>
    <w:rsid w:val="00606257"/>
    <w:rsid w:val="006068A3"/>
    <w:rsid w:val="00606949"/>
    <w:rsid w:val="006078D8"/>
    <w:rsid w:val="00612D9D"/>
    <w:rsid w:val="00613C28"/>
    <w:rsid w:val="00614AD3"/>
    <w:rsid w:val="00614E66"/>
    <w:rsid w:val="006178EC"/>
    <w:rsid w:val="00625BFF"/>
    <w:rsid w:val="00625D54"/>
    <w:rsid w:val="00626338"/>
    <w:rsid w:val="006264FC"/>
    <w:rsid w:val="0063158E"/>
    <w:rsid w:val="00633AFA"/>
    <w:rsid w:val="00642181"/>
    <w:rsid w:val="00646B5B"/>
    <w:rsid w:val="00647DF2"/>
    <w:rsid w:val="006500BF"/>
    <w:rsid w:val="006513C9"/>
    <w:rsid w:val="00651658"/>
    <w:rsid w:val="00654605"/>
    <w:rsid w:val="006573F3"/>
    <w:rsid w:val="00660262"/>
    <w:rsid w:val="0066309C"/>
    <w:rsid w:val="00666290"/>
    <w:rsid w:val="00670218"/>
    <w:rsid w:val="00672EBC"/>
    <w:rsid w:val="006745B4"/>
    <w:rsid w:val="0067541D"/>
    <w:rsid w:val="00675815"/>
    <w:rsid w:val="006827E0"/>
    <w:rsid w:val="0069119D"/>
    <w:rsid w:val="00693FA0"/>
    <w:rsid w:val="006A0FFE"/>
    <w:rsid w:val="006B062A"/>
    <w:rsid w:val="006B1A2E"/>
    <w:rsid w:val="006B30D9"/>
    <w:rsid w:val="006B5A94"/>
    <w:rsid w:val="006B7969"/>
    <w:rsid w:val="006C6D25"/>
    <w:rsid w:val="006D44E1"/>
    <w:rsid w:val="006D458A"/>
    <w:rsid w:val="006D7969"/>
    <w:rsid w:val="006E0493"/>
    <w:rsid w:val="006E6B42"/>
    <w:rsid w:val="006F23FA"/>
    <w:rsid w:val="006F4BBF"/>
    <w:rsid w:val="006F54E6"/>
    <w:rsid w:val="00716B1F"/>
    <w:rsid w:val="00717180"/>
    <w:rsid w:val="00723599"/>
    <w:rsid w:val="0072418B"/>
    <w:rsid w:val="00726626"/>
    <w:rsid w:val="00727829"/>
    <w:rsid w:val="00731AF8"/>
    <w:rsid w:val="0073329D"/>
    <w:rsid w:val="00734A33"/>
    <w:rsid w:val="00737D2B"/>
    <w:rsid w:val="00740E18"/>
    <w:rsid w:val="00741B88"/>
    <w:rsid w:val="007524E3"/>
    <w:rsid w:val="00756C35"/>
    <w:rsid w:val="00761F82"/>
    <w:rsid w:val="007635F3"/>
    <w:rsid w:val="0077073C"/>
    <w:rsid w:val="00771AD2"/>
    <w:rsid w:val="00773DA7"/>
    <w:rsid w:val="00774006"/>
    <w:rsid w:val="007754C9"/>
    <w:rsid w:val="00795151"/>
    <w:rsid w:val="007A48F4"/>
    <w:rsid w:val="007A7893"/>
    <w:rsid w:val="007B0F67"/>
    <w:rsid w:val="007B2A49"/>
    <w:rsid w:val="007B3A5C"/>
    <w:rsid w:val="007B55B0"/>
    <w:rsid w:val="007C003B"/>
    <w:rsid w:val="007C158F"/>
    <w:rsid w:val="007C46E2"/>
    <w:rsid w:val="007C5247"/>
    <w:rsid w:val="007D49BF"/>
    <w:rsid w:val="007E180A"/>
    <w:rsid w:val="007E7B3F"/>
    <w:rsid w:val="007F1518"/>
    <w:rsid w:val="007F1EA9"/>
    <w:rsid w:val="007F5330"/>
    <w:rsid w:val="007F5CF5"/>
    <w:rsid w:val="00802542"/>
    <w:rsid w:val="0080336B"/>
    <w:rsid w:val="00817792"/>
    <w:rsid w:val="00835E7A"/>
    <w:rsid w:val="0083685A"/>
    <w:rsid w:val="00837571"/>
    <w:rsid w:val="00845BBF"/>
    <w:rsid w:val="00852E21"/>
    <w:rsid w:val="00855FD8"/>
    <w:rsid w:val="008569FB"/>
    <w:rsid w:val="0086192A"/>
    <w:rsid w:val="00867E34"/>
    <w:rsid w:val="0087213E"/>
    <w:rsid w:val="0087408B"/>
    <w:rsid w:val="00874BB8"/>
    <w:rsid w:val="00875B91"/>
    <w:rsid w:val="008A3FCE"/>
    <w:rsid w:val="008A7255"/>
    <w:rsid w:val="008C0B8C"/>
    <w:rsid w:val="008C0E5E"/>
    <w:rsid w:val="008C144E"/>
    <w:rsid w:val="008C3130"/>
    <w:rsid w:val="008D05BB"/>
    <w:rsid w:val="008D0E15"/>
    <w:rsid w:val="008D1BFB"/>
    <w:rsid w:val="008D3168"/>
    <w:rsid w:val="008D569E"/>
    <w:rsid w:val="008E2D13"/>
    <w:rsid w:val="008E583F"/>
    <w:rsid w:val="008E7DF4"/>
    <w:rsid w:val="008F33A8"/>
    <w:rsid w:val="0090005E"/>
    <w:rsid w:val="009056D1"/>
    <w:rsid w:val="0091309E"/>
    <w:rsid w:val="009166ED"/>
    <w:rsid w:val="0092693F"/>
    <w:rsid w:val="00931642"/>
    <w:rsid w:val="0093424C"/>
    <w:rsid w:val="00935BBA"/>
    <w:rsid w:val="0093781E"/>
    <w:rsid w:val="00942F0B"/>
    <w:rsid w:val="00944AE5"/>
    <w:rsid w:val="009461CF"/>
    <w:rsid w:val="00953281"/>
    <w:rsid w:val="009546A7"/>
    <w:rsid w:val="0096153E"/>
    <w:rsid w:val="00963BAF"/>
    <w:rsid w:val="009657C2"/>
    <w:rsid w:val="009657E6"/>
    <w:rsid w:val="00967016"/>
    <w:rsid w:val="00970BA1"/>
    <w:rsid w:val="009721BE"/>
    <w:rsid w:val="009753AC"/>
    <w:rsid w:val="009754D5"/>
    <w:rsid w:val="00976473"/>
    <w:rsid w:val="0097710D"/>
    <w:rsid w:val="00983E79"/>
    <w:rsid w:val="009845B1"/>
    <w:rsid w:val="00993DA5"/>
    <w:rsid w:val="009978CD"/>
    <w:rsid w:val="00997D66"/>
    <w:rsid w:val="009A04D0"/>
    <w:rsid w:val="009A51C2"/>
    <w:rsid w:val="009A59EE"/>
    <w:rsid w:val="009B40CF"/>
    <w:rsid w:val="009B5B49"/>
    <w:rsid w:val="009B5E7A"/>
    <w:rsid w:val="009B64EB"/>
    <w:rsid w:val="009B7CF2"/>
    <w:rsid w:val="009C0B82"/>
    <w:rsid w:val="009C0C6B"/>
    <w:rsid w:val="009C2CB3"/>
    <w:rsid w:val="009D4DE7"/>
    <w:rsid w:val="009D4E1E"/>
    <w:rsid w:val="009D55B2"/>
    <w:rsid w:val="009D569C"/>
    <w:rsid w:val="009D7D33"/>
    <w:rsid w:val="009E0479"/>
    <w:rsid w:val="009E0622"/>
    <w:rsid w:val="009E2FA4"/>
    <w:rsid w:val="009E368F"/>
    <w:rsid w:val="009F0991"/>
    <w:rsid w:val="009F3E3F"/>
    <w:rsid w:val="009F55A2"/>
    <w:rsid w:val="009F6B38"/>
    <w:rsid w:val="00A017CB"/>
    <w:rsid w:val="00A1706D"/>
    <w:rsid w:val="00A21D8D"/>
    <w:rsid w:val="00A227BE"/>
    <w:rsid w:val="00A2387C"/>
    <w:rsid w:val="00A26CD8"/>
    <w:rsid w:val="00A31209"/>
    <w:rsid w:val="00A31219"/>
    <w:rsid w:val="00A34DB6"/>
    <w:rsid w:val="00A368FA"/>
    <w:rsid w:val="00A407B8"/>
    <w:rsid w:val="00A40D49"/>
    <w:rsid w:val="00A43887"/>
    <w:rsid w:val="00A527C1"/>
    <w:rsid w:val="00A569C9"/>
    <w:rsid w:val="00A60972"/>
    <w:rsid w:val="00A6298E"/>
    <w:rsid w:val="00A64B5F"/>
    <w:rsid w:val="00A84C6B"/>
    <w:rsid w:val="00A91C0C"/>
    <w:rsid w:val="00A928CA"/>
    <w:rsid w:val="00A93D33"/>
    <w:rsid w:val="00AB15D6"/>
    <w:rsid w:val="00AB32D2"/>
    <w:rsid w:val="00AB4FA0"/>
    <w:rsid w:val="00AB78B0"/>
    <w:rsid w:val="00AC4525"/>
    <w:rsid w:val="00AC48BB"/>
    <w:rsid w:val="00AC4FE1"/>
    <w:rsid w:val="00AC50CD"/>
    <w:rsid w:val="00AD445E"/>
    <w:rsid w:val="00AD5F34"/>
    <w:rsid w:val="00AD7884"/>
    <w:rsid w:val="00AE03EE"/>
    <w:rsid w:val="00AE4507"/>
    <w:rsid w:val="00AE6A99"/>
    <w:rsid w:val="00AE794B"/>
    <w:rsid w:val="00AF3339"/>
    <w:rsid w:val="00AF5677"/>
    <w:rsid w:val="00B00D9B"/>
    <w:rsid w:val="00B030F4"/>
    <w:rsid w:val="00B0324A"/>
    <w:rsid w:val="00B07643"/>
    <w:rsid w:val="00B23CD2"/>
    <w:rsid w:val="00B30452"/>
    <w:rsid w:val="00B34CB3"/>
    <w:rsid w:val="00B35963"/>
    <w:rsid w:val="00B40C10"/>
    <w:rsid w:val="00B424B2"/>
    <w:rsid w:val="00B42955"/>
    <w:rsid w:val="00B50797"/>
    <w:rsid w:val="00B60336"/>
    <w:rsid w:val="00B65EA7"/>
    <w:rsid w:val="00B66763"/>
    <w:rsid w:val="00B66BBC"/>
    <w:rsid w:val="00B67742"/>
    <w:rsid w:val="00B75C7F"/>
    <w:rsid w:val="00B804F4"/>
    <w:rsid w:val="00B85F4B"/>
    <w:rsid w:val="00B94D98"/>
    <w:rsid w:val="00B96F76"/>
    <w:rsid w:val="00B9798D"/>
    <w:rsid w:val="00BA3C27"/>
    <w:rsid w:val="00BA6468"/>
    <w:rsid w:val="00BB24CA"/>
    <w:rsid w:val="00BB43D3"/>
    <w:rsid w:val="00BB4FE2"/>
    <w:rsid w:val="00BB7B3D"/>
    <w:rsid w:val="00BC0FF4"/>
    <w:rsid w:val="00BC397A"/>
    <w:rsid w:val="00BD0856"/>
    <w:rsid w:val="00BD097A"/>
    <w:rsid w:val="00BD0AAF"/>
    <w:rsid w:val="00BD3740"/>
    <w:rsid w:val="00BD7B83"/>
    <w:rsid w:val="00BE63A0"/>
    <w:rsid w:val="00BF04BF"/>
    <w:rsid w:val="00BF3BC2"/>
    <w:rsid w:val="00C02ADB"/>
    <w:rsid w:val="00C10491"/>
    <w:rsid w:val="00C138FB"/>
    <w:rsid w:val="00C13D3C"/>
    <w:rsid w:val="00C16190"/>
    <w:rsid w:val="00C21F24"/>
    <w:rsid w:val="00C3066D"/>
    <w:rsid w:val="00C35BE1"/>
    <w:rsid w:val="00C45B4E"/>
    <w:rsid w:val="00C56516"/>
    <w:rsid w:val="00C60F0A"/>
    <w:rsid w:val="00C61B5A"/>
    <w:rsid w:val="00C64BF8"/>
    <w:rsid w:val="00C66ED1"/>
    <w:rsid w:val="00C80629"/>
    <w:rsid w:val="00C82B3D"/>
    <w:rsid w:val="00C874A9"/>
    <w:rsid w:val="00C92B7C"/>
    <w:rsid w:val="00C953BB"/>
    <w:rsid w:val="00C968CD"/>
    <w:rsid w:val="00C9797F"/>
    <w:rsid w:val="00CA65D7"/>
    <w:rsid w:val="00CA785E"/>
    <w:rsid w:val="00CB640B"/>
    <w:rsid w:val="00CB6AB1"/>
    <w:rsid w:val="00CC38EE"/>
    <w:rsid w:val="00CC7AA4"/>
    <w:rsid w:val="00CD0DDD"/>
    <w:rsid w:val="00CD3E62"/>
    <w:rsid w:val="00CD58A3"/>
    <w:rsid w:val="00CD66B9"/>
    <w:rsid w:val="00CE0F1A"/>
    <w:rsid w:val="00CE633A"/>
    <w:rsid w:val="00CF1699"/>
    <w:rsid w:val="00CF3ACC"/>
    <w:rsid w:val="00CF4F29"/>
    <w:rsid w:val="00CF558E"/>
    <w:rsid w:val="00D011BB"/>
    <w:rsid w:val="00D12449"/>
    <w:rsid w:val="00D15E91"/>
    <w:rsid w:val="00D25D72"/>
    <w:rsid w:val="00D34661"/>
    <w:rsid w:val="00D362A0"/>
    <w:rsid w:val="00D3669E"/>
    <w:rsid w:val="00D368CD"/>
    <w:rsid w:val="00D41226"/>
    <w:rsid w:val="00D431CD"/>
    <w:rsid w:val="00D45C26"/>
    <w:rsid w:val="00D47ABB"/>
    <w:rsid w:val="00D51675"/>
    <w:rsid w:val="00D55949"/>
    <w:rsid w:val="00D55F31"/>
    <w:rsid w:val="00D56989"/>
    <w:rsid w:val="00D5785A"/>
    <w:rsid w:val="00D57B76"/>
    <w:rsid w:val="00D801ED"/>
    <w:rsid w:val="00D91F0E"/>
    <w:rsid w:val="00D92480"/>
    <w:rsid w:val="00D9784A"/>
    <w:rsid w:val="00DA3D82"/>
    <w:rsid w:val="00DA4CAA"/>
    <w:rsid w:val="00DA70F0"/>
    <w:rsid w:val="00DB0CE4"/>
    <w:rsid w:val="00DC2443"/>
    <w:rsid w:val="00DC67C0"/>
    <w:rsid w:val="00DC6C7B"/>
    <w:rsid w:val="00DD06B9"/>
    <w:rsid w:val="00DD0F99"/>
    <w:rsid w:val="00DD36B5"/>
    <w:rsid w:val="00DD5732"/>
    <w:rsid w:val="00DE2128"/>
    <w:rsid w:val="00DE3165"/>
    <w:rsid w:val="00DF03E8"/>
    <w:rsid w:val="00DF0566"/>
    <w:rsid w:val="00DF0BFE"/>
    <w:rsid w:val="00DF38BD"/>
    <w:rsid w:val="00DF4890"/>
    <w:rsid w:val="00DF7AE5"/>
    <w:rsid w:val="00E06B80"/>
    <w:rsid w:val="00E06BFE"/>
    <w:rsid w:val="00E26A22"/>
    <w:rsid w:val="00E27752"/>
    <w:rsid w:val="00E2786C"/>
    <w:rsid w:val="00E33ABF"/>
    <w:rsid w:val="00E40329"/>
    <w:rsid w:val="00E458B3"/>
    <w:rsid w:val="00E47684"/>
    <w:rsid w:val="00E55CCF"/>
    <w:rsid w:val="00E64ABF"/>
    <w:rsid w:val="00E65279"/>
    <w:rsid w:val="00E65F33"/>
    <w:rsid w:val="00E67B7D"/>
    <w:rsid w:val="00E72B3A"/>
    <w:rsid w:val="00E73316"/>
    <w:rsid w:val="00E808CF"/>
    <w:rsid w:val="00E82478"/>
    <w:rsid w:val="00E840C6"/>
    <w:rsid w:val="00E8449A"/>
    <w:rsid w:val="00EB0251"/>
    <w:rsid w:val="00EB1DB7"/>
    <w:rsid w:val="00EC3B72"/>
    <w:rsid w:val="00ED5567"/>
    <w:rsid w:val="00ED5857"/>
    <w:rsid w:val="00ED5A07"/>
    <w:rsid w:val="00ED6470"/>
    <w:rsid w:val="00ED689D"/>
    <w:rsid w:val="00EF0488"/>
    <w:rsid w:val="00EF2ADE"/>
    <w:rsid w:val="00EF3D97"/>
    <w:rsid w:val="00EF4CE3"/>
    <w:rsid w:val="00EF576A"/>
    <w:rsid w:val="00EF7061"/>
    <w:rsid w:val="00F01ACB"/>
    <w:rsid w:val="00F12190"/>
    <w:rsid w:val="00F154A6"/>
    <w:rsid w:val="00F15789"/>
    <w:rsid w:val="00F17455"/>
    <w:rsid w:val="00F20039"/>
    <w:rsid w:val="00F21CB7"/>
    <w:rsid w:val="00F26C13"/>
    <w:rsid w:val="00F275C7"/>
    <w:rsid w:val="00F302DE"/>
    <w:rsid w:val="00F31836"/>
    <w:rsid w:val="00F32380"/>
    <w:rsid w:val="00F34AE7"/>
    <w:rsid w:val="00F4350E"/>
    <w:rsid w:val="00F45152"/>
    <w:rsid w:val="00F4609B"/>
    <w:rsid w:val="00F51DD2"/>
    <w:rsid w:val="00F52192"/>
    <w:rsid w:val="00F5558B"/>
    <w:rsid w:val="00F6199D"/>
    <w:rsid w:val="00F66F22"/>
    <w:rsid w:val="00F67FB5"/>
    <w:rsid w:val="00F75FA7"/>
    <w:rsid w:val="00F8028C"/>
    <w:rsid w:val="00F8072F"/>
    <w:rsid w:val="00F90233"/>
    <w:rsid w:val="00F9527E"/>
    <w:rsid w:val="00F95777"/>
    <w:rsid w:val="00FA3A61"/>
    <w:rsid w:val="00FA3D5B"/>
    <w:rsid w:val="00FA6A18"/>
    <w:rsid w:val="00FA7FF3"/>
    <w:rsid w:val="00FB4201"/>
    <w:rsid w:val="00FC2324"/>
    <w:rsid w:val="00FC6E80"/>
    <w:rsid w:val="00FC76B3"/>
    <w:rsid w:val="00FD27F6"/>
    <w:rsid w:val="00FD2FB3"/>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E58233E0-ACC8-46F4-BE82-B65DE088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 w:type="paragraph" w:styleId="Header">
    <w:name w:val="header"/>
    <w:basedOn w:val="Normal"/>
    <w:link w:val="HeaderChar"/>
    <w:uiPriority w:val="99"/>
    <w:unhideWhenUsed/>
    <w:rsid w:val="00256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380"/>
  </w:style>
  <w:style w:type="paragraph" w:styleId="Footer">
    <w:name w:val="footer"/>
    <w:basedOn w:val="Normal"/>
    <w:link w:val="FooterChar"/>
    <w:uiPriority w:val="99"/>
    <w:unhideWhenUsed/>
    <w:rsid w:val="00256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doi.gov/ocl/hearings/111/MountainPineBeetle_061609"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mtalab.adfg.alaska.gov/OTO/marking.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nps.gov/sitk/index.htm%20"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nps.gov/grba/learn/management/organic-act-of-1916.htm%20"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adfg.alaska.gov/index.cfm?adfg=commercialbyareasoutheast.salmon_research_pink"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nps.gov/cato/learn/news/reducing-deer-numbers-and-removing-invasive-plants-are-key-to-long-term-forest-health.ht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85</TotalTime>
  <Pages>38</Pages>
  <Words>9434</Words>
  <Characters>53779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9</cp:revision>
  <dcterms:created xsi:type="dcterms:W3CDTF">2026-10-20T22:28:00Z</dcterms:created>
  <dcterms:modified xsi:type="dcterms:W3CDTF">2026-10-20T23:47:00Z</dcterms:modified>
</cp:coreProperties>
</file>