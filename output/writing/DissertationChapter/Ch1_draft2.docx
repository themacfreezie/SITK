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898D8" w14:textId="77777777" w:rsidR="009845B1" w:rsidRPr="00776C8C" w:rsidRDefault="009845B1" w:rsidP="009845B1">
      <w:pPr>
        <w:suppressLineNumbers/>
        <w:spacing w:after="0" w:line="240" w:lineRule="auto"/>
        <w:rPr>
          <w:u w:val="single"/>
        </w:rPr>
      </w:pPr>
      <w:bookmarkStart w:id="0" w:name="_Hlk201661193"/>
      <w:bookmarkStart w:id="1" w:name="_Hlk201667573"/>
      <w:bookmarkEnd w:id="0"/>
      <w:r w:rsidRPr="00776C8C">
        <w:rPr>
          <w:u w:val="single"/>
        </w:rPr>
        <w:t xml:space="preserve">Title </w:t>
      </w:r>
    </w:p>
    <w:p w14:paraId="2E4C9938" w14:textId="77777777" w:rsidR="009845B1" w:rsidRDefault="009845B1" w:rsidP="009845B1">
      <w:pPr>
        <w:suppressLineNumbers/>
        <w:spacing w:after="0" w:line="240" w:lineRule="auto"/>
      </w:pPr>
      <w:r>
        <w:t>Hyperabundance of a native species: Pink Salmon in Sitka National Historical Park</w:t>
      </w:r>
    </w:p>
    <w:p w14:paraId="4B9ED1D5" w14:textId="77777777" w:rsidR="009845B1" w:rsidRDefault="009845B1" w:rsidP="009845B1">
      <w:pPr>
        <w:suppressLineNumbers/>
        <w:spacing w:after="0" w:line="240" w:lineRule="auto"/>
      </w:pPr>
    </w:p>
    <w:p w14:paraId="26E4C613" w14:textId="77777777" w:rsidR="009845B1" w:rsidRDefault="009845B1" w:rsidP="009845B1">
      <w:pPr>
        <w:suppressLineNumbers/>
        <w:spacing w:after="0" w:line="240" w:lineRule="auto"/>
        <w:rPr>
          <w:u w:val="single"/>
        </w:rPr>
      </w:pPr>
      <w:commentRangeStart w:id="2"/>
      <w:r w:rsidRPr="00776C8C">
        <w:rPr>
          <w:u w:val="single"/>
        </w:rPr>
        <w:t>Abstract</w:t>
      </w:r>
    </w:p>
    <w:p w14:paraId="318F9DBF" w14:textId="77777777" w:rsidR="009845B1" w:rsidRPr="005D6201" w:rsidRDefault="009845B1" w:rsidP="009845B1">
      <w:pPr>
        <w:suppressLineNumbers/>
        <w:spacing w:after="0" w:line="240" w:lineRule="auto"/>
      </w:pPr>
      <w:r>
        <w:t>Hyperabundance</w:t>
      </w:r>
      <w:r w:rsidRPr="00250E10">
        <w:t xml:space="preserve"> of </w:t>
      </w:r>
      <w:r>
        <w:t>native</w:t>
      </w:r>
      <w:r w:rsidRPr="00250E10">
        <w:t xml:space="preserve"> species within their nat</w:t>
      </w:r>
      <w:r>
        <w:t>ural</w:t>
      </w:r>
      <w:r w:rsidRPr="00250E10">
        <w:t xml:space="preserve"> ran</w:t>
      </w:r>
      <w:r>
        <w:t>g</w:t>
      </w:r>
      <w:r w:rsidRPr="00250E10">
        <w:t xml:space="preserve">e can pose a difficult management challenge. Whether due to direct human influence on their environments, </w:t>
      </w:r>
      <w:r>
        <w:t xml:space="preserve">or from </w:t>
      </w:r>
      <w:r w:rsidRPr="00250E10">
        <w:t xml:space="preserve">indirect human influence </w:t>
      </w:r>
      <w:r>
        <w:t xml:space="preserve">due to </w:t>
      </w:r>
      <w:r w:rsidRPr="00250E10">
        <w:t xml:space="preserve">shifting climate regimes, </w:t>
      </w:r>
      <w:r>
        <w:t>hyperabundance</w:t>
      </w:r>
      <w:r w:rsidRPr="00250E10">
        <w:t xml:space="preserve"> of native species can be as perilous to an ecosystem as incursion from an invasive species. This study examines the case of </w:t>
      </w:r>
      <w:r>
        <w:t>p</w:t>
      </w:r>
      <w:r w:rsidRPr="00250E10">
        <w:t>ink</w:t>
      </w:r>
      <w:r>
        <w:t xml:space="preserve"> s</w:t>
      </w:r>
      <w:r w:rsidRPr="00250E10">
        <w:t xml:space="preserve">almon in Sitka National Historical Park’s Indian River. Though native to the river, numbers of </w:t>
      </w:r>
      <w:r>
        <w:t>pink salmon</w:t>
      </w:r>
      <w:r w:rsidRPr="00250E10">
        <w:t xml:space="preserve"> returning </w:t>
      </w:r>
      <w:r>
        <w:t xml:space="preserve">to spawn </w:t>
      </w:r>
      <w:r w:rsidRPr="00250E10">
        <w:t xml:space="preserve">in </w:t>
      </w:r>
      <w:r>
        <w:t>late summer</w:t>
      </w:r>
      <w:r w:rsidRPr="00250E10">
        <w:t xml:space="preserve"> have grown exponentially in recent decades, putting other fish species</w:t>
      </w:r>
      <w:r>
        <w:t xml:space="preserve"> that are</w:t>
      </w:r>
      <w:r w:rsidRPr="00250E10">
        <w:t xml:space="preserve"> </w:t>
      </w:r>
      <w:r>
        <w:t xml:space="preserve">reliant on the river </w:t>
      </w:r>
      <w:r w:rsidRPr="00250E10">
        <w:t xml:space="preserve">at risk. </w:t>
      </w:r>
      <w:r>
        <w:t>T</w:t>
      </w:r>
      <w:r w:rsidRPr="00250E10">
        <w:t xml:space="preserve">he </w:t>
      </w:r>
      <w:r>
        <w:t xml:space="preserve">U.S. </w:t>
      </w:r>
      <w:r w:rsidRPr="00250E10">
        <w:t xml:space="preserve">National Park Service mandates the maintenance of </w:t>
      </w:r>
      <w:r>
        <w:t xml:space="preserve">population densities </w:t>
      </w:r>
      <w:r w:rsidRPr="00250E10">
        <w:t xml:space="preserve">such as they would occur </w:t>
      </w:r>
      <w:r>
        <w:t xml:space="preserve">within a </w:t>
      </w:r>
      <w:r w:rsidRPr="00250E10">
        <w:t>“</w:t>
      </w:r>
      <w:r>
        <w:t>natural range of variation</w:t>
      </w:r>
      <w:r w:rsidRPr="00250E10">
        <w:t xml:space="preserve">.” </w:t>
      </w:r>
      <w:r>
        <w:t>A</w:t>
      </w:r>
      <w:r w:rsidRPr="00250E10">
        <w:t xml:space="preserve"> nearby hatchery, which releases 3 million </w:t>
      </w:r>
      <w:r>
        <w:t>pink salmon</w:t>
      </w:r>
      <w:r w:rsidRPr="00250E10">
        <w:t xml:space="preserve"> fry each year</w:t>
      </w:r>
      <w:r>
        <w:t>, may be</w:t>
      </w:r>
      <w:r w:rsidRPr="00250E10">
        <w:t xml:space="preserve"> contributing to the abundance of </w:t>
      </w:r>
      <w:r>
        <w:t>pink salmon</w:t>
      </w:r>
      <w:r w:rsidRPr="00250E10">
        <w:t xml:space="preserve"> </w:t>
      </w:r>
      <w:r>
        <w:t>in</w:t>
      </w:r>
      <w:r w:rsidRPr="00250E10">
        <w:t xml:space="preserve"> Indian River. </w:t>
      </w:r>
      <w:r>
        <w:t xml:space="preserve">Using pink salmon escapement data </w:t>
      </w:r>
      <w:r w:rsidRPr="00250E10">
        <w:t xml:space="preserve">collected by the Alaska Department of Fish </w:t>
      </w:r>
      <w:r>
        <w:t>and</w:t>
      </w:r>
      <w:r w:rsidRPr="00250E10">
        <w:t xml:space="preserve"> Game</w:t>
      </w:r>
      <w:r>
        <w:t>,</w:t>
      </w:r>
      <w:r w:rsidRPr="00250E10">
        <w:t xml:space="preserve"> </w:t>
      </w:r>
      <w:r>
        <w:t>t</w:t>
      </w:r>
      <w:r w:rsidRPr="00250E10">
        <w:t xml:space="preserve">his study seeks to determine whether the increased numbers of </w:t>
      </w:r>
      <w:r>
        <w:t>pink salmon</w:t>
      </w:r>
      <w:r w:rsidRPr="00250E10">
        <w:t xml:space="preserve"> observed at Indian River are </w:t>
      </w:r>
      <w:r>
        <w:t>typical</w:t>
      </w:r>
      <w:r w:rsidRPr="00250E10">
        <w:t xml:space="preserve"> of trends in the wider region</w:t>
      </w:r>
      <w:r>
        <w:t>, or whether hatchery operations may be driving the hyperabundant runs in recent years</w:t>
      </w:r>
      <w:r w:rsidRPr="00250E10">
        <w:t xml:space="preserve">. </w:t>
      </w:r>
      <w:commentRangeEnd w:id="2"/>
      <w:r w:rsidRPr="00776C8C">
        <w:rPr>
          <w:rStyle w:val="CommentReference"/>
          <w:sz w:val="24"/>
          <w:szCs w:val="24"/>
          <w:u w:val="single"/>
        </w:rPr>
        <w:commentReference w:id="2"/>
      </w:r>
      <w:r w:rsidRPr="00776C8C">
        <w:rPr>
          <w:u w:val="single"/>
        </w:rPr>
        <w:br w:type="page"/>
      </w:r>
    </w:p>
    <w:p w14:paraId="6DA36FDE" w14:textId="77777777" w:rsidR="009845B1" w:rsidRPr="006A4B2F" w:rsidRDefault="009845B1" w:rsidP="009845B1">
      <w:pPr>
        <w:suppressLineNumbers/>
        <w:spacing w:after="0" w:line="240" w:lineRule="auto"/>
        <w:rPr>
          <w:u w:val="single"/>
        </w:rPr>
      </w:pPr>
      <w:r w:rsidRPr="006A4B2F">
        <w:rPr>
          <w:u w:val="single"/>
        </w:rPr>
        <w:lastRenderedPageBreak/>
        <w:t>Authors:</w:t>
      </w:r>
    </w:p>
    <w:p w14:paraId="32077C6E" w14:textId="77777777" w:rsidR="009845B1" w:rsidRDefault="009845B1" w:rsidP="009845B1">
      <w:pPr>
        <w:suppressLineNumbers/>
        <w:spacing w:after="0" w:line="240" w:lineRule="auto"/>
      </w:pPr>
      <w:r>
        <w:t>Brian McGreal</w:t>
      </w:r>
    </w:p>
    <w:p w14:paraId="643D4746" w14:textId="77777777" w:rsidR="009845B1" w:rsidRDefault="009845B1" w:rsidP="009845B1">
      <w:pPr>
        <w:suppressLineNumbers/>
        <w:spacing w:after="0" w:line="240" w:lineRule="auto"/>
      </w:pPr>
      <w:r>
        <w:t>Quantitative Ecology and Resource Management</w:t>
      </w:r>
    </w:p>
    <w:p w14:paraId="1DE434EE" w14:textId="77777777" w:rsidR="009845B1" w:rsidRDefault="009845B1" w:rsidP="009845B1">
      <w:pPr>
        <w:suppressLineNumbers/>
        <w:spacing w:after="0" w:line="240" w:lineRule="auto"/>
      </w:pPr>
      <w:r>
        <w:t>University of Washington</w:t>
      </w:r>
    </w:p>
    <w:p w14:paraId="56CF4289" w14:textId="77777777" w:rsidR="009845B1" w:rsidRDefault="009845B1" w:rsidP="009845B1">
      <w:pPr>
        <w:suppressLineNumbers/>
        <w:spacing w:after="0" w:line="240" w:lineRule="auto"/>
      </w:pPr>
      <w:r>
        <w:t>Seattle, WA</w:t>
      </w:r>
    </w:p>
    <w:p w14:paraId="683864D3" w14:textId="77777777" w:rsidR="009845B1" w:rsidRDefault="009845B1" w:rsidP="009845B1">
      <w:pPr>
        <w:suppressLineNumbers/>
        <w:spacing w:after="0" w:line="240" w:lineRule="auto"/>
      </w:pPr>
    </w:p>
    <w:p w14:paraId="5680D170" w14:textId="77777777" w:rsidR="009845B1" w:rsidRDefault="009845B1" w:rsidP="009845B1">
      <w:pPr>
        <w:suppressLineNumbers/>
        <w:spacing w:after="0" w:line="240" w:lineRule="auto"/>
      </w:pPr>
      <w:r>
        <w:t>Scott Gende</w:t>
      </w:r>
    </w:p>
    <w:p w14:paraId="26EF86E9" w14:textId="77777777" w:rsidR="009845B1" w:rsidRDefault="009845B1" w:rsidP="009845B1">
      <w:pPr>
        <w:suppressLineNumbers/>
        <w:spacing w:after="0" w:line="240" w:lineRule="auto"/>
      </w:pPr>
      <w:r>
        <w:t>U.S. National Park Service</w:t>
      </w:r>
    </w:p>
    <w:p w14:paraId="4E176E96" w14:textId="77777777" w:rsidR="009845B1" w:rsidRDefault="009845B1" w:rsidP="009845B1">
      <w:pPr>
        <w:suppressLineNumbers/>
        <w:spacing w:after="0" w:line="240" w:lineRule="auto"/>
      </w:pPr>
      <w:r>
        <w:t>Alaska Regional Office</w:t>
      </w:r>
    </w:p>
    <w:p w14:paraId="73FA5771" w14:textId="77777777" w:rsidR="009845B1" w:rsidRDefault="009845B1" w:rsidP="009845B1">
      <w:pPr>
        <w:suppressLineNumbers/>
        <w:spacing w:after="0" w:line="240" w:lineRule="auto"/>
      </w:pPr>
      <w:r>
        <w:t>Juneau, AK</w:t>
      </w:r>
    </w:p>
    <w:p w14:paraId="65F979EB" w14:textId="77777777" w:rsidR="009845B1" w:rsidRDefault="009845B1" w:rsidP="009845B1">
      <w:pPr>
        <w:suppressLineNumbers/>
        <w:spacing w:after="0" w:line="240" w:lineRule="auto"/>
      </w:pPr>
    </w:p>
    <w:p w14:paraId="2EC70D8E" w14:textId="77777777" w:rsidR="009845B1" w:rsidRDefault="009845B1" w:rsidP="009845B1">
      <w:pPr>
        <w:suppressLineNumbers/>
        <w:spacing w:after="0" w:line="240" w:lineRule="auto"/>
      </w:pPr>
      <w:r>
        <w:t>Mark Scheuerell</w:t>
      </w:r>
    </w:p>
    <w:p w14:paraId="255FCA9E" w14:textId="77777777" w:rsidR="009845B1" w:rsidRDefault="009845B1" w:rsidP="009845B1">
      <w:pPr>
        <w:suppressLineNumbers/>
        <w:spacing w:after="0" w:line="240" w:lineRule="auto"/>
      </w:pPr>
      <w:r>
        <w:t>U.S. Geological Survey, Washington Cooperative Fish and Wildlife Research Unit</w:t>
      </w:r>
    </w:p>
    <w:p w14:paraId="66ECD48E" w14:textId="77777777" w:rsidR="009845B1" w:rsidRDefault="009845B1" w:rsidP="009845B1">
      <w:pPr>
        <w:suppressLineNumbers/>
        <w:spacing w:after="0" w:line="240" w:lineRule="auto"/>
      </w:pPr>
      <w:r>
        <w:t>School of Aquatic and Fishery Sciences</w:t>
      </w:r>
    </w:p>
    <w:p w14:paraId="26A33E87" w14:textId="77777777" w:rsidR="009845B1" w:rsidRDefault="009845B1" w:rsidP="009845B1">
      <w:pPr>
        <w:suppressLineNumbers/>
        <w:spacing w:after="0" w:line="240" w:lineRule="auto"/>
      </w:pPr>
      <w:r>
        <w:t>University of Washington</w:t>
      </w:r>
    </w:p>
    <w:p w14:paraId="5FA28CF2" w14:textId="77777777" w:rsidR="009845B1" w:rsidRDefault="009845B1" w:rsidP="009845B1">
      <w:pPr>
        <w:suppressLineNumbers/>
        <w:spacing w:after="0" w:line="240" w:lineRule="auto"/>
      </w:pPr>
      <w:r>
        <w:t>Seattle, WA</w:t>
      </w:r>
    </w:p>
    <w:p w14:paraId="7A05F9D3" w14:textId="77777777" w:rsidR="009845B1" w:rsidRDefault="009845B1" w:rsidP="009845B1">
      <w:pPr>
        <w:suppressLineNumbers/>
        <w:spacing w:after="0" w:line="240" w:lineRule="auto"/>
      </w:pPr>
    </w:p>
    <w:p w14:paraId="524E12A8" w14:textId="77777777" w:rsidR="009845B1" w:rsidRDefault="009845B1" w:rsidP="009845B1">
      <w:pPr>
        <w:suppressLineNumbers/>
        <w:spacing w:after="0" w:line="240" w:lineRule="auto"/>
      </w:pPr>
      <w:r>
        <w:t>Thomas Quinn</w:t>
      </w:r>
    </w:p>
    <w:p w14:paraId="182E8C61" w14:textId="77777777" w:rsidR="009845B1" w:rsidRDefault="009845B1" w:rsidP="009845B1">
      <w:pPr>
        <w:suppressLineNumbers/>
        <w:spacing w:after="0" w:line="240" w:lineRule="auto"/>
      </w:pPr>
      <w:r>
        <w:t>School of Aquatic and Fishery Sciences</w:t>
      </w:r>
    </w:p>
    <w:p w14:paraId="4CCC1471" w14:textId="77777777" w:rsidR="009845B1" w:rsidRDefault="009845B1" w:rsidP="009845B1">
      <w:pPr>
        <w:suppressLineNumbers/>
        <w:spacing w:after="0" w:line="240" w:lineRule="auto"/>
      </w:pPr>
      <w:r>
        <w:t>University of Washington</w:t>
      </w:r>
    </w:p>
    <w:p w14:paraId="4C391D86" w14:textId="77777777" w:rsidR="009845B1" w:rsidRDefault="009845B1" w:rsidP="009845B1">
      <w:pPr>
        <w:suppressLineNumbers/>
        <w:spacing w:after="0" w:line="240" w:lineRule="auto"/>
      </w:pPr>
      <w:r>
        <w:t>Seattle, WA</w:t>
      </w:r>
    </w:p>
    <w:p w14:paraId="462E7BCA" w14:textId="77777777" w:rsidR="009845B1" w:rsidRDefault="009845B1" w:rsidP="009845B1">
      <w:pPr>
        <w:suppressLineNumbers/>
        <w:spacing w:after="0" w:line="240" w:lineRule="auto"/>
      </w:pPr>
    </w:p>
    <w:p w14:paraId="004FD39F" w14:textId="77777777" w:rsidR="009845B1" w:rsidRPr="00E60E72" w:rsidRDefault="009845B1" w:rsidP="009845B1">
      <w:pPr>
        <w:suppressLineNumbers/>
        <w:spacing w:after="0" w:line="240" w:lineRule="auto"/>
        <w:rPr>
          <w:u w:val="single"/>
        </w:rPr>
      </w:pPr>
      <w:r w:rsidRPr="00E60E72">
        <w:rPr>
          <w:u w:val="single"/>
        </w:rPr>
        <w:t xml:space="preserve">Acknowledgements: </w:t>
      </w:r>
    </w:p>
    <w:p w14:paraId="11762912" w14:textId="77777777" w:rsidR="009845B1" w:rsidRDefault="009845B1" w:rsidP="009845B1">
      <w:pPr>
        <w:suppressLineNumbers/>
        <w:spacing w:after="0" w:line="240" w:lineRule="auto"/>
      </w:pPr>
      <w:r>
        <w:t xml:space="preserve">The work presented would not have been possible without support from Sitka National Historical Park management and biologists. Mary Miller, Olivia Magni, Jordan Tanguay, and Zachary Jones have provided substantial guidance in understanding the ecological and cultural history of the park and its neighbors. Lauren Bell, Bill Coltharp, and Haley Jenkins of the Sitka Sound Science Center have likewise offered invaluable perspectives and background regarding the history and current state of hatchery operations. Finally, collaboration from Alaska Department of Fish and Game biologists Aaron Dupuis and Justin Priest has enabled this work to compare Indian River pink salmon abundances to those seen elsewhere in the vicinity of Sitka, a vital component of this research. This research has occurred on the ancestral homeland and with the approval of the Sitka Tribe of Alaska.  </w:t>
      </w:r>
    </w:p>
    <w:p w14:paraId="5443E563" w14:textId="135ACD96" w:rsidR="009845B1" w:rsidRDefault="009845B1" w:rsidP="009845B1">
      <w:pPr>
        <w:suppressLineNumbers/>
        <w:spacing w:after="0" w:line="240" w:lineRule="auto"/>
        <w:rPr>
          <w:b/>
          <w:bCs/>
          <w:u w:val="single"/>
        </w:rPr>
      </w:pPr>
      <w:r>
        <w:br w:type="page"/>
      </w:r>
    </w:p>
    <w:p w14:paraId="6D0A6A07" w14:textId="1C71C94A" w:rsidR="00670218" w:rsidRPr="00626338" w:rsidRDefault="00670218">
      <w:pPr>
        <w:spacing w:after="0" w:line="480" w:lineRule="auto"/>
        <w:rPr>
          <w:b/>
          <w:bCs/>
          <w:u w:val="single"/>
          <w:rPrChange w:id="3" w:author="Brian E McGreal" w:date="2026-03-27T10:38:00Z" w16du:dateUtc="2026-03-27T17:38:00Z">
            <w:rPr/>
          </w:rPrChange>
        </w:rPr>
        <w:pPrChange w:id="4" w:author="Brian E McGreal" w:date="2026-03-27T10:38:00Z" w16du:dateUtc="2026-03-27T17:38:00Z">
          <w:pPr>
            <w:pStyle w:val="ListParagraph"/>
            <w:spacing w:after="0" w:line="480" w:lineRule="auto"/>
            <w:ind w:left="360"/>
          </w:pPr>
        </w:pPrChange>
      </w:pPr>
      <w:commentRangeStart w:id="5"/>
      <w:r w:rsidRPr="00626338">
        <w:rPr>
          <w:b/>
          <w:bCs/>
          <w:u w:val="single"/>
          <w:rPrChange w:id="6" w:author="Brian E McGreal" w:date="2026-03-27T10:38:00Z" w16du:dateUtc="2026-03-27T17:38:00Z">
            <w:rPr/>
          </w:rPrChange>
        </w:rPr>
        <w:lastRenderedPageBreak/>
        <w:t xml:space="preserve">Introduction </w:t>
      </w:r>
      <w:commentRangeEnd w:id="5"/>
      <w:r w:rsidR="00F6199D" w:rsidRPr="00626338">
        <w:rPr>
          <w:rStyle w:val="CommentReference"/>
          <w:b/>
          <w:bCs/>
          <w:sz w:val="24"/>
          <w:szCs w:val="24"/>
          <w:u w:val="single"/>
          <w:rPrChange w:id="7" w:author="Brian E McGreal" w:date="2026-03-27T10:38:00Z" w16du:dateUtc="2026-03-27T17:38:00Z">
            <w:rPr>
              <w:rStyle w:val="CommentReference"/>
              <w:sz w:val="24"/>
              <w:szCs w:val="24"/>
            </w:rPr>
          </w:rPrChange>
        </w:rPr>
        <w:commentReference w:id="5"/>
      </w:r>
    </w:p>
    <w:p w14:paraId="226B7545" w14:textId="7583F15A" w:rsidR="008E583F" w:rsidRDefault="00226B01" w:rsidP="00A017CB">
      <w:pPr>
        <w:spacing w:after="0" w:line="480" w:lineRule="auto"/>
        <w:ind w:firstLine="720"/>
        <w:rPr>
          <w:ins w:id="8" w:author="Brian E McGreal" w:date="2026-03-09T09:14:00Z" w16du:dateUtc="2026-03-09T16:14:00Z"/>
        </w:rPr>
      </w:pPr>
      <w:ins w:id="9" w:author="Brian E McGreal" w:date="2026-03-09T09:22:00Z" w16du:dateUtc="2026-03-09T16:22:00Z">
        <w:r>
          <w:t>C</w:t>
        </w:r>
      </w:ins>
      <w:ins w:id="10" w:author="Brian E McGreal" w:date="2026-03-09T09:21:00Z" w16du:dateUtc="2026-03-09T16:21:00Z">
        <w:r>
          <w:t xml:space="preserve">onservation issues </w:t>
        </w:r>
      </w:ins>
      <w:ins w:id="11" w:author="Brian E McGreal" w:date="2026-03-09T09:22:00Z" w16du:dateUtc="2026-03-09T16:22:00Z">
        <w:r>
          <w:t xml:space="preserve">related to individual species are often the result of either the scarcity </w:t>
        </w:r>
      </w:ins>
      <w:ins w:id="12" w:author="Brian E McGreal" w:date="2026-03-09T09:24:00Z" w16du:dateUtc="2026-03-09T16:24:00Z">
        <w:r>
          <w:t xml:space="preserve">of a native plant or animal species, or </w:t>
        </w:r>
      </w:ins>
      <w:ins w:id="13" w:author="Brian E McGreal" w:date="2026-03-09T09:25:00Z" w16du:dateUtc="2026-03-09T16:25:00Z">
        <w:r>
          <w:t xml:space="preserve">of </w:t>
        </w:r>
      </w:ins>
      <w:ins w:id="14" w:author="Brian E McGreal" w:date="2026-03-09T09:24:00Z" w16du:dateUtc="2026-03-09T16:24:00Z">
        <w:r>
          <w:t>an abundance of non-native (exotic, invasive) species</w:t>
        </w:r>
      </w:ins>
      <w:ins w:id="15" w:author="Brian E McGreal" w:date="2026-03-09T09:25:00Z" w16du:dateUtc="2026-03-09T16:25:00Z">
        <w:r>
          <w:t xml:space="preserve">, </w:t>
        </w:r>
      </w:ins>
      <w:ins w:id="16" w:author="Brian E McGreal" w:date="2026-03-09T09:26:00Z" w16du:dateUtc="2026-03-09T16:26:00Z">
        <w:r>
          <w:t xml:space="preserve">with </w:t>
        </w:r>
      </w:ins>
      <w:ins w:id="17" w:author="Brian E McGreal" w:date="2026-03-09T09:25:00Z" w16du:dateUtc="2026-03-09T16:25:00Z">
        <w:r>
          <w:t xml:space="preserve">either </w:t>
        </w:r>
      </w:ins>
      <w:ins w:id="18" w:author="Brian E McGreal" w:date="2026-03-09T09:26:00Z" w16du:dateUtc="2026-03-09T16:26:00Z">
        <w:r>
          <w:t xml:space="preserve">scenario capable </w:t>
        </w:r>
      </w:ins>
      <w:ins w:id="19" w:author="Brian E McGreal" w:date="2026-03-09T09:25:00Z" w16du:dateUtc="2026-03-09T16:25:00Z">
        <w:r>
          <w:t xml:space="preserve">of </w:t>
        </w:r>
      </w:ins>
      <w:ins w:id="20" w:author="Brian E McGreal" w:date="2026-03-09T09:26:00Z" w16du:dateUtc="2026-03-09T16:26:00Z">
        <w:r>
          <w:t>imperiling</w:t>
        </w:r>
      </w:ins>
      <w:ins w:id="21" w:author="Brian E McGreal" w:date="2026-03-09T09:25:00Z" w16du:dateUtc="2026-03-09T16:25:00Z">
        <w:r>
          <w:t xml:space="preserve"> the ecosystems in which they occur</w:t>
        </w:r>
      </w:ins>
      <w:ins w:id="22" w:author="Brian E McGreal" w:date="2026-03-09T10:11:00Z" w16du:dateUtc="2026-03-09T17:11:00Z">
        <w:r w:rsidR="005D5E6A">
          <w:t xml:space="preserve"> (</w:t>
        </w:r>
      </w:ins>
      <w:ins w:id="23" w:author="Brian E McGreal" w:date="2026-03-09T11:06:00Z" w16du:dateUtc="2026-03-09T18:06:00Z">
        <w:r w:rsidR="00E06BFE">
          <w:t>El</w:t>
        </w:r>
      </w:ins>
      <w:ins w:id="24" w:author="Brian E McGreal" w:date="2026-03-09T11:07:00Z" w16du:dateUtc="2026-03-09T18:07:00Z">
        <w:r w:rsidR="00E06BFE">
          <w:t xml:space="preserve">lison et al. 2005, </w:t>
        </w:r>
      </w:ins>
      <w:ins w:id="25" w:author="Brian E McGreal" w:date="2026-03-09T11:08:00Z" w16du:dateUtc="2026-03-09T18:08:00Z">
        <w:r w:rsidR="00E06BFE">
          <w:t xml:space="preserve">Gallardo et al. 2015, </w:t>
        </w:r>
      </w:ins>
      <w:ins w:id="26" w:author="Brian E McGreal" w:date="2026-03-09T10:11:00Z" w16du:dateUtc="2026-03-09T17:11:00Z">
        <w:r w:rsidR="005D5E6A">
          <w:t>Jes</w:t>
        </w:r>
      </w:ins>
      <w:ins w:id="27" w:author="Brian E McGreal" w:date="2026-03-09T10:12:00Z" w16du:dateUtc="2026-03-09T17:12:00Z">
        <w:r w:rsidR="005D5E6A">
          <w:t>chke et al. 2014</w:t>
        </w:r>
      </w:ins>
      <w:ins w:id="28" w:author="Brian E McGreal" w:date="2026-03-09T10:11:00Z" w16du:dateUtc="2026-03-09T17:11:00Z">
        <w:r w:rsidR="005D5E6A">
          <w:t>)</w:t>
        </w:r>
      </w:ins>
      <w:ins w:id="29" w:author="Brian E McGreal" w:date="2026-03-09T09:25:00Z" w16du:dateUtc="2026-03-09T16:25:00Z">
        <w:r>
          <w:t>.</w:t>
        </w:r>
      </w:ins>
      <w:ins w:id="30" w:author="Brian E McGreal" w:date="2026-03-09T09:17:00Z" w16du:dateUtc="2026-03-09T16:17:00Z">
        <w:r w:rsidR="008E583F">
          <w:t xml:space="preserve"> </w:t>
        </w:r>
      </w:ins>
      <w:ins w:id="31" w:author="Brian E McGreal" w:date="2026-03-09T09:16:00Z" w16du:dateUtc="2026-03-09T16:16:00Z">
        <w:r w:rsidR="008E583F">
          <w:t xml:space="preserve"> </w:t>
        </w:r>
      </w:ins>
      <w:ins w:id="32" w:author="Brian E McGreal" w:date="2026-03-09T09:14:00Z" w16du:dateUtc="2026-03-09T16:14:00Z">
        <w:r w:rsidR="008E583F">
          <w:t>However, harm to ecosystems can also be driven by the hyperabundance of a native species, due either to shifting regional trends in habitat suitability, to direct (and often anthropogenic) intervention, or to a combination of these factors (Sambaraju and Goodsman 2021, Beckett et al. 2022, Moore et al. 2023).</w:t>
        </w:r>
      </w:ins>
    </w:p>
    <w:p w14:paraId="439291BE" w14:textId="050856A2" w:rsidR="00670218" w:rsidRDefault="00670218" w:rsidP="00A017CB">
      <w:pPr>
        <w:spacing w:after="0" w:line="480" w:lineRule="auto"/>
        <w:ind w:firstLine="720"/>
      </w:pPr>
      <w:r>
        <w:t xml:space="preserve">Since its inception, the National Park Service (NPS) has operated under a mandate to preserve the resources under their stewardship such that they represent ‘vignettes of primitive America’.  For natural resources, particularly those that vary in space and time, the management target has </w:t>
      </w:r>
      <w:r w:rsidR="00A93D33">
        <w:t xml:space="preserve">historically </w:t>
      </w:r>
      <w:r>
        <w:t xml:space="preserve">been to maintain abundances within a ‘natural range of variation’. Pursuant to this, park managers are often </w:t>
      </w:r>
      <w:commentRangeStart w:id="33"/>
      <w:r>
        <w:t>confronted with either the scarcity of native plant or animal species</w:t>
      </w:r>
      <w:r w:rsidR="005078EE">
        <w:t>,</w:t>
      </w:r>
      <w:r>
        <w:t xml:space="preserve"> or an abundance of non-native (exotic, invasive) species that may damage park ecosystems </w:t>
      </w:r>
      <w:commentRangeEnd w:id="33"/>
      <w:r w:rsidR="00226B01">
        <w:rPr>
          <w:rStyle w:val="CommentReference"/>
          <w:rFonts w:cstheme="minorHAnsi"/>
          <w:color w:val="202122"/>
          <w:sz w:val="24"/>
          <w:szCs w:val="24"/>
          <w:shd w:val="clear" w:color="auto" w:fill="FFFFFF"/>
        </w:rPr>
        <w:commentReference w:id="33"/>
      </w:r>
      <w:r>
        <w:rPr>
          <w:rFonts w:cstheme="minorHAnsi"/>
          <w:color w:val="202122"/>
          <w:shd w:val="clear" w:color="auto" w:fill="FFFFFF"/>
        </w:rPr>
        <w:t>(National Park Service 2025a)</w:t>
      </w:r>
      <w:r>
        <w:t xml:space="preserve">. </w:t>
      </w:r>
      <w:del w:id="34" w:author="Brian E McGreal" w:date="2026-03-09T09:18:00Z" w16du:dateUtc="2026-03-09T16:18:00Z">
        <w:r w:rsidDel="008E583F">
          <w:delText xml:space="preserve">However, harm to ecosystems can also be driven by </w:delText>
        </w:r>
        <w:r w:rsidR="005078EE" w:rsidDel="008E583F">
          <w:delText>the</w:delText>
        </w:r>
        <w:r w:rsidDel="008E583F">
          <w:delText xml:space="preserve"> hyperabundance of a native species, due either to shifting regional trends in habitat suitability, to direct (and often anthropogenic) intervention, or to a combination of these factors (Sambaraju and Goodsman 2021, Beckett et al. 2022, Moore et al. 2023). </w:delText>
        </w:r>
      </w:del>
      <w:r w:rsidR="005078EE">
        <w:t>For example, in Yellowstone National Park, native mountain pine beetles (</w:t>
      </w:r>
      <w:r w:rsidR="005078EE">
        <w:rPr>
          <w:i/>
          <w:iCs/>
        </w:rPr>
        <w:t>Dendroctonus ponderosae</w:t>
      </w:r>
      <w:r w:rsidR="005078EE">
        <w:t xml:space="preserve">) have recently decimated coniferous forests due to a lack of cold winter temperatures, which have traditionally limited the insects’ numbers and, by extension, their impacts on forests (Gibson et al. 2008). Likewise, in many midwestern and eastern national parks, habitat alterations and the </w:t>
      </w:r>
      <w:r w:rsidR="005078EE">
        <w:lastRenderedPageBreak/>
        <w:t>extirpation of natural predators outside park boundaries have led to unprecedented densities of white-tailed deer (</w:t>
      </w:r>
      <w:r w:rsidR="005078EE">
        <w:rPr>
          <w:i/>
          <w:iCs/>
        </w:rPr>
        <w:t>Odocoileus virginianus</w:t>
      </w:r>
      <w:r w:rsidR="005078EE">
        <w:t xml:space="preserve">), capable of intense foraging on vegetation and the depletion of resources on which other species depend (Miller et al. 2023). </w:t>
      </w:r>
      <w:r>
        <w:t>While there is little debate that these occurrences generate a need for management action,</w:t>
      </w:r>
      <w:r w:rsidR="005078EE">
        <w:t xml:space="preserve"> </w:t>
      </w:r>
      <w:r>
        <w:t xml:space="preserve">the </w:t>
      </w:r>
      <w:r w:rsidR="00A93D33">
        <w:t>point at which</w:t>
      </w:r>
      <w:r>
        <w:t xml:space="preserve"> </w:t>
      </w:r>
      <w:r w:rsidR="00A93D33">
        <w:t>the a</w:t>
      </w:r>
      <w:r>
        <w:t xml:space="preserve">bundance of some endemic species exceeds the natural range of variation, thereby triggering a need for management action, can be difficult to ascertain. Park managers </w:t>
      </w:r>
      <w:r w:rsidR="00A017CB">
        <w:t>finding themselves confronted with such issues must make careful and informed decisions based on the best scientific information available</w:t>
      </w:r>
      <w:r>
        <w:t xml:space="preserve"> as they seek to interpret and implement the mandate to preserve resources in a natural condition. </w:t>
      </w:r>
    </w:p>
    <w:p w14:paraId="6E37A897" w14:textId="2312125D" w:rsidR="00670218" w:rsidRDefault="00670218" w:rsidP="009056D1">
      <w:pPr>
        <w:spacing w:after="0" w:line="480" w:lineRule="auto"/>
        <w:ind w:firstLine="360"/>
      </w:pPr>
      <w:r>
        <w:t xml:space="preserve">With these ideas in mind, </w:t>
      </w:r>
      <w:r w:rsidR="00303024">
        <w:t xml:space="preserve">this research is focused on a population of pink salmon </w:t>
      </w:r>
      <w:r w:rsidR="00303024" w:rsidRPr="00A017CB">
        <w:rPr>
          <w:rFonts w:cstheme="minorHAnsi"/>
          <w:color w:val="202122"/>
          <w:shd w:val="clear" w:color="auto" w:fill="FFFFFF"/>
        </w:rPr>
        <w:t>(</w:t>
      </w:r>
      <w:r w:rsidR="00303024" w:rsidRPr="00A017CB">
        <w:rPr>
          <w:i/>
          <w:iCs/>
        </w:rPr>
        <w:t>Oncorhynchus</w:t>
      </w:r>
      <w:r w:rsidR="00303024" w:rsidRPr="00A017CB">
        <w:rPr>
          <w:rFonts w:cstheme="minorHAnsi"/>
          <w:i/>
          <w:iCs/>
          <w:color w:val="202122"/>
          <w:shd w:val="clear" w:color="auto" w:fill="FFFFFF"/>
        </w:rPr>
        <w:t xml:space="preserve"> gorbuscha</w:t>
      </w:r>
      <w:r w:rsidR="00303024" w:rsidRPr="00A017CB">
        <w:rPr>
          <w:rFonts w:cstheme="minorHAnsi"/>
          <w:color w:val="202122"/>
          <w:shd w:val="clear" w:color="auto" w:fill="FFFFFF"/>
        </w:rPr>
        <w:t>, Cháas’)</w:t>
      </w:r>
      <w:r w:rsidR="00303024">
        <w:rPr>
          <w:rFonts w:cstheme="minorHAnsi"/>
          <w:color w:val="202122"/>
          <w:shd w:val="clear" w:color="auto" w:fill="FFFFFF"/>
        </w:rPr>
        <w:t xml:space="preserve"> that has seen dramatic increases in population density in recent decades, and whose </w:t>
      </w:r>
      <w:r w:rsidR="00740E18">
        <w:rPr>
          <w:rFonts w:cstheme="minorHAnsi"/>
          <w:color w:val="202122"/>
          <w:shd w:val="clear" w:color="auto" w:fill="FFFFFF"/>
        </w:rPr>
        <w:t xml:space="preserve">spawning grounds </w:t>
      </w:r>
      <w:r w:rsidR="00303024">
        <w:rPr>
          <w:rFonts w:cstheme="minorHAnsi"/>
          <w:color w:val="202122"/>
          <w:shd w:val="clear" w:color="auto" w:fill="FFFFFF"/>
        </w:rPr>
        <w:t>fall</w:t>
      </w:r>
      <w:r w:rsidR="00740E18">
        <w:rPr>
          <w:rFonts w:cstheme="minorHAnsi"/>
          <w:color w:val="202122"/>
          <w:shd w:val="clear" w:color="auto" w:fill="FFFFFF"/>
        </w:rPr>
        <w:t xml:space="preserve"> largely</w:t>
      </w:r>
      <w:r w:rsidR="00303024">
        <w:rPr>
          <w:rFonts w:cstheme="minorHAnsi"/>
          <w:color w:val="202122"/>
          <w:shd w:val="clear" w:color="auto" w:fill="FFFFFF"/>
        </w:rPr>
        <w:t xml:space="preserve"> within the boundaries of a small national park in </w:t>
      </w:r>
      <w:r w:rsidR="00740E18">
        <w:rPr>
          <w:rFonts w:cstheme="minorHAnsi"/>
          <w:color w:val="202122"/>
          <w:shd w:val="clear" w:color="auto" w:fill="FFFFFF"/>
        </w:rPr>
        <w:t xml:space="preserve">Alaska’s </w:t>
      </w:r>
      <w:r w:rsidR="00740E18">
        <w:t>southeastern panhandle.</w:t>
      </w:r>
      <w:r w:rsidR="00303024">
        <w:rPr>
          <w:rFonts w:cstheme="minorHAnsi"/>
          <w:color w:val="202122"/>
          <w:shd w:val="clear" w:color="auto" w:fill="FFFFFF"/>
        </w:rPr>
        <w:t xml:space="preserve"> </w:t>
      </w:r>
      <w:r w:rsidR="00303024">
        <w:t xml:space="preserve"> </w:t>
      </w:r>
      <w:r>
        <w:t xml:space="preserve">Sitka National Historical Park (SITK) </w:t>
      </w:r>
      <w:r w:rsidR="00740E18">
        <w:t xml:space="preserve">is </w:t>
      </w:r>
      <w:r>
        <w:t xml:space="preserve">a small 112-acre coastal park located </w:t>
      </w:r>
      <w:r w:rsidR="00740E18">
        <w:t>(as the name suggests) in Sitka, Alaska</w:t>
      </w:r>
      <w:r>
        <w:t xml:space="preserve">. </w:t>
      </w:r>
      <w:r w:rsidR="00740E18">
        <w:t>Originally</w:t>
      </w:r>
      <w:r>
        <w:t xml:space="preserve"> designated a National Monument in 1910</w:t>
      </w:r>
      <w:r w:rsidR="00740E18">
        <w:t xml:space="preserve"> for the purpose of</w:t>
      </w:r>
      <w:r>
        <w:t xml:space="preserve"> conserv</w:t>
      </w:r>
      <w:r w:rsidR="00740E18">
        <w:t>ing</w:t>
      </w:r>
      <w:r>
        <w:t xml:space="preserve"> the site of an 1804 battle </w:t>
      </w:r>
      <w:r w:rsidRPr="00A017CB">
        <w:rPr>
          <w:rFonts w:cstheme="minorHAnsi"/>
          <w:color w:val="202122"/>
          <w:shd w:val="clear" w:color="auto" w:fill="FFFFFF"/>
        </w:rPr>
        <w:t>between the native Tlingit Kiks.ádi clan and Russian colonizers</w:t>
      </w:r>
      <w:r w:rsidR="00740E18">
        <w:rPr>
          <w:rFonts w:cstheme="minorHAnsi"/>
          <w:color w:val="202122"/>
          <w:shd w:val="clear" w:color="auto" w:fill="FFFFFF"/>
        </w:rPr>
        <w:t xml:space="preserve">, </w:t>
      </w:r>
      <w:r w:rsidR="00740E18">
        <w:t>today the park is managed to</w:t>
      </w:r>
      <w:r w:rsidR="00740E18" w:rsidRPr="00A017CB">
        <w:rPr>
          <w:rFonts w:cstheme="minorHAnsi"/>
          <w:color w:val="202122"/>
          <w:shd w:val="clear" w:color="auto" w:fill="FFFFFF"/>
        </w:rPr>
        <w:t xml:space="preserve"> preserve </w:t>
      </w:r>
      <w:r w:rsidR="00740E18">
        <w:rPr>
          <w:rFonts w:cstheme="minorHAnsi"/>
          <w:color w:val="202122"/>
          <w:shd w:val="clear" w:color="auto" w:fill="FFFFFF"/>
        </w:rPr>
        <w:t xml:space="preserve">not only the historical battleground, but </w:t>
      </w:r>
      <w:r w:rsidR="00740E18" w:rsidRPr="00A017CB">
        <w:rPr>
          <w:rFonts w:cstheme="minorHAnsi"/>
          <w:color w:val="202122"/>
          <w:shd w:val="clear" w:color="auto" w:fill="FFFFFF"/>
        </w:rPr>
        <w:t xml:space="preserve">the </w:t>
      </w:r>
      <w:r w:rsidR="00740E18">
        <w:t>ecosystems</w:t>
      </w:r>
      <w:r w:rsidR="00740E18" w:rsidRPr="00A017CB">
        <w:rPr>
          <w:rFonts w:cstheme="minorHAnsi"/>
          <w:color w:val="202122"/>
          <w:shd w:val="clear" w:color="auto" w:fill="FFFFFF"/>
        </w:rPr>
        <w:t xml:space="preserve"> </w:t>
      </w:r>
      <w:r w:rsidR="00740E18">
        <w:rPr>
          <w:rFonts w:cstheme="minorHAnsi"/>
          <w:color w:val="202122"/>
          <w:shd w:val="clear" w:color="auto" w:fill="FFFFFF"/>
        </w:rPr>
        <w:t xml:space="preserve">and </w:t>
      </w:r>
      <w:r w:rsidR="00740E18" w:rsidRPr="00A017CB">
        <w:rPr>
          <w:rFonts w:cstheme="minorHAnsi"/>
          <w:color w:val="202122"/>
          <w:shd w:val="clear" w:color="auto" w:fill="FFFFFF"/>
        </w:rPr>
        <w:t>natural resources present in the surrounding area</w:t>
      </w:r>
      <w:r w:rsidR="00740E18">
        <w:rPr>
          <w:rFonts w:cstheme="minorHAnsi"/>
          <w:color w:val="202122"/>
          <w:shd w:val="clear" w:color="auto" w:fill="FFFFFF"/>
        </w:rPr>
        <w:t>. These</w:t>
      </w:r>
      <w:r w:rsidR="00740E18">
        <w:t xml:space="preserve"> include mature spruce-hemlock forests and </w:t>
      </w:r>
      <w:commentRangeStart w:id="35"/>
      <w:r w:rsidR="009056D1" w:rsidRPr="00A017CB">
        <w:rPr>
          <w:rFonts w:cstheme="minorHAnsi"/>
          <w:color w:val="202122"/>
          <w:u w:val="single"/>
          <w:shd w:val="clear" w:color="auto" w:fill="FFFFFF"/>
        </w:rPr>
        <w:t>K</w:t>
      </w:r>
      <w:r w:rsidR="009056D1" w:rsidRPr="00A017CB">
        <w:rPr>
          <w:rFonts w:cstheme="minorHAnsi"/>
          <w:color w:val="202122"/>
          <w:shd w:val="clear" w:color="auto" w:fill="FFFFFF"/>
        </w:rPr>
        <w:t xml:space="preserve">aasda Héen </w:t>
      </w:r>
      <w:r w:rsidR="009056D1">
        <w:rPr>
          <w:rFonts w:cstheme="minorHAnsi"/>
          <w:color w:val="202122"/>
          <w:shd w:val="clear" w:color="auto" w:fill="FFFFFF"/>
        </w:rPr>
        <w:t xml:space="preserve">(the </w:t>
      </w:r>
      <w:r w:rsidR="00740E18">
        <w:t>Indian River</w:t>
      </w:r>
      <w:r w:rsidR="009056D1">
        <w:t>)</w:t>
      </w:r>
      <w:r w:rsidR="00740E18">
        <w:t>, the main reach and intertidal area of which fall within park boundaries.</w:t>
      </w:r>
      <w:r w:rsidRPr="00A017CB">
        <w:rPr>
          <w:rFonts w:cstheme="minorHAnsi"/>
          <w:color w:val="202122"/>
          <w:shd w:val="clear" w:color="auto" w:fill="FFFFFF"/>
        </w:rPr>
        <w:t xml:space="preserve"> </w:t>
      </w:r>
      <w:r>
        <w:t>(National Park Service 2025b)</w:t>
      </w:r>
      <w:r w:rsidRPr="00A017CB">
        <w:rPr>
          <w:rFonts w:cstheme="minorHAnsi"/>
          <w:color w:val="202122"/>
          <w:shd w:val="clear" w:color="auto" w:fill="FFFFFF"/>
        </w:rPr>
        <w:t>.</w:t>
      </w:r>
      <w:r w:rsidR="009056D1">
        <w:rPr>
          <w:rFonts w:cstheme="minorHAnsi"/>
          <w:color w:val="202122"/>
          <w:shd w:val="clear" w:color="auto" w:fill="FFFFFF"/>
        </w:rPr>
        <w:t xml:space="preserve"> </w:t>
      </w:r>
      <w:r w:rsidRPr="00A017CB">
        <w:rPr>
          <w:rFonts w:cstheme="minorHAnsi"/>
          <w:color w:val="202122"/>
          <w:shd w:val="clear" w:color="auto" w:fill="FFFFFF"/>
        </w:rPr>
        <w:t>Since time immemorial</w:t>
      </w:r>
      <w:r w:rsidR="009056D1">
        <w:rPr>
          <w:rFonts w:cstheme="minorHAnsi"/>
          <w:color w:val="202122"/>
          <w:shd w:val="clear" w:color="auto" w:fill="FFFFFF"/>
        </w:rPr>
        <w:t xml:space="preserve">, </w:t>
      </w:r>
      <w:r w:rsidRPr="00A017CB">
        <w:rPr>
          <w:rFonts w:cstheme="minorHAnsi"/>
          <w:color w:val="202122"/>
          <w:shd w:val="clear" w:color="auto" w:fill="FFFFFF"/>
        </w:rPr>
        <w:t xml:space="preserve">the Indian River </w:t>
      </w:r>
      <w:commentRangeEnd w:id="35"/>
      <w:r w:rsidR="009056D1" w:rsidRPr="00A017CB">
        <w:rPr>
          <w:rStyle w:val="CommentReference"/>
          <w:rFonts w:cstheme="minorHAnsi"/>
          <w:color w:val="202122"/>
          <w:sz w:val="24"/>
          <w:szCs w:val="24"/>
          <w:shd w:val="clear" w:color="auto" w:fill="FFFFFF"/>
        </w:rPr>
        <w:commentReference w:id="35"/>
      </w:r>
      <w:r w:rsidRPr="00A017CB">
        <w:rPr>
          <w:rFonts w:cstheme="minorHAnsi"/>
          <w:color w:val="202122"/>
          <w:shd w:val="clear" w:color="auto" w:fill="FFFFFF"/>
        </w:rPr>
        <w:t xml:space="preserve">has been the location of a fishing camp and harvesting site for the Kiks.ádi clan, and particularly valued for its close proximity to the clan’s winter villages, as well as for hosting runs of a variety of Pacific salmon species, including </w:t>
      </w:r>
      <w:r w:rsidRPr="00A017CB">
        <w:rPr>
          <w:rFonts w:cstheme="minorHAnsi"/>
          <w:color w:val="202122"/>
          <w:shd w:val="clear" w:color="auto" w:fill="FFFFFF"/>
        </w:rPr>
        <w:lastRenderedPageBreak/>
        <w:t>chum (</w:t>
      </w:r>
      <w:r w:rsidR="00303024" w:rsidRPr="00A017CB">
        <w:rPr>
          <w:i/>
          <w:iCs/>
        </w:rPr>
        <w:t>O</w:t>
      </w:r>
      <w:r w:rsidR="00303024">
        <w:rPr>
          <w:i/>
          <w:iCs/>
        </w:rPr>
        <w:t>.</w:t>
      </w:r>
      <w:r w:rsidR="00303024" w:rsidRPr="00A017CB">
        <w:rPr>
          <w:i/>
          <w:iCs/>
        </w:rPr>
        <w:t xml:space="preserve"> </w:t>
      </w:r>
      <w:r w:rsidRPr="00A017CB">
        <w:rPr>
          <w:i/>
          <w:iCs/>
        </w:rPr>
        <w:t>keta, T</w:t>
      </w:r>
      <w:r w:rsidRPr="00EB397D">
        <w:t>éel</w:t>
      </w:r>
      <w:r w:rsidRPr="00A017CB">
        <w:rPr>
          <w:rFonts w:cstheme="minorHAnsi"/>
          <w:color w:val="202122"/>
          <w:shd w:val="clear" w:color="auto" w:fill="FFFFFF"/>
        </w:rPr>
        <w:t>), coho (</w:t>
      </w:r>
      <w:r w:rsidRPr="00A017CB">
        <w:rPr>
          <w:rFonts w:cstheme="minorHAnsi"/>
          <w:i/>
          <w:iCs/>
          <w:color w:val="202122"/>
          <w:shd w:val="clear" w:color="auto" w:fill="FFFFFF"/>
        </w:rPr>
        <w:t>O. kisutch</w:t>
      </w:r>
      <w:r w:rsidRPr="00A017CB">
        <w:rPr>
          <w:rFonts w:cstheme="minorHAnsi"/>
          <w:color w:val="202122"/>
          <w:shd w:val="clear" w:color="auto" w:fill="FFFFFF"/>
        </w:rPr>
        <w:t>, L’ook), Chinook (</w:t>
      </w:r>
      <w:r w:rsidRPr="00A017CB">
        <w:rPr>
          <w:rFonts w:cstheme="minorHAnsi"/>
          <w:i/>
          <w:iCs/>
          <w:color w:val="202122"/>
          <w:shd w:val="clear" w:color="auto" w:fill="FFFFFF"/>
        </w:rPr>
        <w:t>O. tshawytscha</w:t>
      </w:r>
      <w:r w:rsidRPr="00A017CB">
        <w:rPr>
          <w:rFonts w:cstheme="minorHAnsi"/>
          <w:color w:val="202122"/>
          <w:shd w:val="clear" w:color="auto" w:fill="FFFFFF"/>
        </w:rPr>
        <w:t>, T’á), and pink salmon (Thornton 1998). Pink salmon are the most abundant species at Indian River, typically return</w:t>
      </w:r>
      <w:r w:rsidR="00A017CB">
        <w:rPr>
          <w:rFonts w:cstheme="minorHAnsi"/>
          <w:color w:val="202122"/>
          <w:shd w:val="clear" w:color="auto" w:fill="FFFFFF"/>
        </w:rPr>
        <w:t>ing</w:t>
      </w:r>
      <w:r w:rsidRPr="00A017CB">
        <w:rPr>
          <w:rFonts w:cstheme="minorHAnsi"/>
          <w:color w:val="202122"/>
          <w:shd w:val="clear" w:color="auto" w:fill="FFFFFF"/>
        </w:rPr>
        <w:t xml:space="preserve"> to spawn in August. </w:t>
      </w:r>
      <w:r w:rsidR="009056D1">
        <w:rPr>
          <w:rFonts w:cstheme="minorHAnsi"/>
          <w:color w:val="202122"/>
          <w:shd w:val="clear" w:color="auto" w:fill="FFFFFF"/>
        </w:rPr>
        <w:t>After</w:t>
      </w:r>
      <w:r w:rsidR="009056D1" w:rsidRPr="00A017CB">
        <w:rPr>
          <w:rFonts w:cstheme="minorHAnsi"/>
          <w:color w:val="202122"/>
          <w:shd w:val="clear" w:color="auto" w:fill="FFFFFF"/>
        </w:rPr>
        <w:t xml:space="preserve"> </w:t>
      </w:r>
      <w:r w:rsidRPr="00A017CB">
        <w:rPr>
          <w:rFonts w:cstheme="minorHAnsi"/>
          <w:color w:val="202122"/>
          <w:shd w:val="clear" w:color="auto" w:fill="FFFFFF"/>
        </w:rPr>
        <w:t>hatch</w:t>
      </w:r>
      <w:r w:rsidR="009056D1">
        <w:rPr>
          <w:rFonts w:cstheme="minorHAnsi"/>
          <w:color w:val="202122"/>
          <w:shd w:val="clear" w:color="auto" w:fill="FFFFFF"/>
        </w:rPr>
        <w:t>ing</w:t>
      </w:r>
      <w:r w:rsidRPr="00A017CB">
        <w:rPr>
          <w:rFonts w:cstheme="minorHAnsi"/>
          <w:color w:val="202122"/>
          <w:shd w:val="clear" w:color="auto" w:fill="FFFFFF"/>
        </w:rPr>
        <w:t xml:space="preserve"> in the winter</w:t>
      </w:r>
      <w:r w:rsidR="009056D1">
        <w:rPr>
          <w:rFonts w:cstheme="minorHAnsi"/>
          <w:color w:val="202122"/>
          <w:shd w:val="clear" w:color="auto" w:fill="FFFFFF"/>
        </w:rPr>
        <w:t>,</w:t>
      </w:r>
      <w:r w:rsidRPr="00A017CB">
        <w:rPr>
          <w:rFonts w:cstheme="minorHAnsi"/>
          <w:color w:val="202122"/>
          <w:shd w:val="clear" w:color="auto" w:fill="FFFFFF"/>
        </w:rPr>
        <w:t xml:space="preserve"> </w:t>
      </w:r>
      <w:r>
        <w:t>juvenile</w:t>
      </w:r>
      <w:r w:rsidR="009056D1">
        <w:t xml:space="preserve"> pink salmon</w:t>
      </w:r>
      <w:r>
        <w:t xml:space="preserve"> immediately </w:t>
      </w:r>
      <w:r w:rsidRPr="00CD14B8">
        <w:t>enter the ocean</w:t>
      </w:r>
      <w:r w:rsidR="008D1BFB">
        <w:t xml:space="preserve"> in spring</w:t>
      </w:r>
      <w:r w:rsidRPr="00CD14B8">
        <w:t xml:space="preserve">, </w:t>
      </w:r>
      <w:r w:rsidR="008D1BFB">
        <w:t>making no use of freshwater as rearing habitat. A</w:t>
      </w:r>
      <w:r>
        <w:t xml:space="preserve">ll members of </w:t>
      </w:r>
      <w:r w:rsidR="008D1BFB">
        <w:t xml:space="preserve">the brood then </w:t>
      </w:r>
      <w:r w:rsidRPr="00CD14B8">
        <w:t>return to spawn</w:t>
      </w:r>
      <w:r>
        <w:t xml:space="preserve"> </w:t>
      </w:r>
      <w:r w:rsidR="004A1DBD">
        <w:t xml:space="preserve">in autumn of </w:t>
      </w:r>
      <w:r>
        <w:t xml:space="preserve">the following </w:t>
      </w:r>
      <w:r w:rsidR="004A1DBD">
        <w:t>year</w:t>
      </w:r>
      <w:r>
        <w:t xml:space="preserve"> at two years of age</w:t>
      </w:r>
      <w:r w:rsidRPr="00CD14B8">
        <w:t xml:space="preserve">. This leads to two genetically distinct runs </w:t>
      </w:r>
      <w:r>
        <w:t xml:space="preserve">of salmon inhabiting the same stream </w:t>
      </w:r>
      <w:r w:rsidRPr="00CD14B8">
        <w:t>in even numbered and odd numbered years</w:t>
      </w:r>
      <w:r w:rsidR="008D1BFB">
        <w:t xml:space="preserve"> (Quinn 2018)</w:t>
      </w:r>
      <w:r>
        <w:t>. U</w:t>
      </w:r>
      <w:r w:rsidRPr="00CD14B8">
        <w:t xml:space="preserve">nlike </w:t>
      </w:r>
      <w:r>
        <w:t xml:space="preserve">in </w:t>
      </w:r>
      <w:r w:rsidRPr="00CD14B8">
        <w:t>regions</w:t>
      </w:r>
      <w:r>
        <w:t xml:space="preserve"> further north or south</w:t>
      </w:r>
      <w:r w:rsidRPr="00CD14B8">
        <w:t>, the rivers of northern southeast Alaska see even</w:t>
      </w:r>
      <w:r>
        <w:t>-</w:t>
      </w:r>
      <w:r w:rsidRPr="00CD14B8">
        <w:t xml:space="preserve"> and odd</w:t>
      </w:r>
      <w:r>
        <w:t>-</w:t>
      </w:r>
      <w:r w:rsidRPr="00CD14B8">
        <w:t xml:space="preserve">year pink salmon </w:t>
      </w:r>
      <w:r>
        <w:t>r</w:t>
      </w:r>
      <w:r w:rsidRPr="00CD14B8">
        <w:t>uns that are approximately equal in abundance</w:t>
      </w:r>
      <w:r>
        <w:t xml:space="preserve"> (Alaska Department of Fish and Game 2024a)</w:t>
      </w:r>
      <w:r w:rsidRPr="00CD14B8">
        <w:t>.</w:t>
      </w:r>
    </w:p>
    <w:p w14:paraId="0CDB0A55" w14:textId="54D420C0" w:rsidR="00670218" w:rsidRDefault="00670218" w:rsidP="00A017CB">
      <w:pPr>
        <w:spacing w:after="0" w:line="480" w:lineRule="auto"/>
        <w:ind w:firstLine="360"/>
      </w:pPr>
      <w:r w:rsidRPr="00CD14B8">
        <w:t xml:space="preserve">Although pink salmon have always been abundant </w:t>
      </w:r>
      <w:r>
        <w:t>at Indian River</w:t>
      </w:r>
      <w:r w:rsidRPr="00CD14B8">
        <w:t>, their numbers have increased rapidly in the last</w:t>
      </w:r>
      <w:r>
        <w:t xml:space="preserve"> 30</w:t>
      </w:r>
      <w:r w:rsidRPr="00CD14B8">
        <w:t xml:space="preserve"> years</w:t>
      </w:r>
      <w:r>
        <w:t xml:space="preserve">. The Alaska Department of Fish and Game (ADFG) peak escapement surveys have estimated that, since 1980, </w:t>
      </w:r>
      <w:r w:rsidR="00A017CB">
        <w:t xml:space="preserve">Indian River </w:t>
      </w:r>
      <w:r>
        <w:t xml:space="preserve">pink salmon abundance has increased from </w:t>
      </w:r>
      <w:r w:rsidR="00A017CB">
        <w:t xml:space="preserve">run of </w:t>
      </w:r>
      <w:r>
        <w:t xml:space="preserve">several thousand to </w:t>
      </w:r>
      <w:r w:rsidR="00A017CB">
        <w:t xml:space="preserve">runs </w:t>
      </w:r>
      <w:r>
        <w:t xml:space="preserve">regularly exceeding 100,000 fish annually (Stopha 2015). High abundances of salmon are concerning to park managers because, particularly when occurring at the same time as low in-stream flows, high fish densities can impact the Indian River’s ability to sustain other resident fish species by crashing in-stream dissolved oxygen concentrations (Sergeant et al. 2023). High salmon densities are a naturally occurring phenomenon across the Pacific Rim, and incidences of high densities leading to low egg to fry survival and reduced recruitment or contributing to depleted in stream oxygen levels have been recorded </w:t>
      </w:r>
      <w:r w:rsidR="00E47684">
        <w:t xml:space="preserve">throughout southeast Alaska </w:t>
      </w:r>
      <w:r>
        <w:t xml:space="preserve">(Sergeant et al. 2017, Tillotson and Quinn 2017). </w:t>
      </w:r>
    </w:p>
    <w:p w14:paraId="012C3E04" w14:textId="4B4249E4" w:rsidR="00670218" w:rsidRDefault="00670218" w:rsidP="00A017CB">
      <w:pPr>
        <w:spacing w:after="0" w:line="480" w:lineRule="auto"/>
        <w:ind w:firstLine="360"/>
      </w:pPr>
      <w:r>
        <w:lastRenderedPageBreak/>
        <w:t>The initial increases in Indian River pink salmon abundance observed in the 1980s coincided with the commencement of operations at Sheldon Jackson Hatchery (SJH), a pink salmon hatchery located approximately 1 km</w:t>
      </w:r>
      <w:r w:rsidRPr="00CD14B8">
        <w:t xml:space="preserve"> from the mouth of </w:t>
      </w:r>
      <w:r w:rsidRPr="00CF3314">
        <w:t>the Indian River</w:t>
      </w:r>
      <w:r>
        <w:t xml:space="preserve">. The hatchery is currently operated by </w:t>
      </w:r>
      <w:r w:rsidRPr="00CD14B8">
        <w:t>the not-for-profit Sitka Sound Science Center</w:t>
      </w:r>
      <w:r>
        <w:t xml:space="preserve"> but was originally established in 1975 by Sheldon Jackson College (Stopha 2015). The college, </w:t>
      </w:r>
      <w:r w:rsidR="009A59EE">
        <w:t>initially “laid out as a kind of utopian experiment in assimilating Natives into ‘civilized’ Christian living”</w:t>
      </w:r>
      <w:r>
        <w:t xml:space="preserve">, was at its inception granted water rights from the Indian River (Thornton 1998). Today, water is taken from a diversion upriver of </w:t>
      </w:r>
      <w:r w:rsidR="009A59EE">
        <w:t>SITK’s</w:t>
      </w:r>
      <w:r>
        <w:t xml:space="preserve"> boundar</w:t>
      </w:r>
      <w:r w:rsidR="009A59EE">
        <w:t>ies</w:t>
      </w:r>
      <w:r>
        <w:t xml:space="preserve"> to maintain hatchery operations. </w:t>
      </w:r>
      <w:r w:rsidRPr="00CD14B8">
        <w:t>This water is used to rear salmon fry, which imprint on its distinct chemical signature</w:t>
      </w:r>
      <w:r>
        <w:t>, and also d</w:t>
      </w:r>
      <w:r w:rsidRPr="00CD14B8">
        <w:t xml:space="preserve">uring spawning season, </w:t>
      </w:r>
      <w:r>
        <w:t xml:space="preserve">when </w:t>
      </w:r>
      <w:r w:rsidRPr="00CD14B8">
        <w:t xml:space="preserve">more of this diverted </w:t>
      </w:r>
      <w:r>
        <w:t>Indian River w</w:t>
      </w:r>
      <w:r w:rsidRPr="00CD14B8">
        <w:t xml:space="preserve">ater is </w:t>
      </w:r>
      <w:r>
        <w:t>releas</w:t>
      </w:r>
      <w:r w:rsidRPr="00CD14B8">
        <w:t xml:space="preserve">ed into the bay near the hatchery to attract returning </w:t>
      </w:r>
      <w:r>
        <w:t>fish. In late summer</w:t>
      </w:r>
      <w:r w:rsidR="009A59EE">
        <w:t>,</w:t>
      </w:r>
      <w:r>
        <w:t xml:space="preserve"> returning hatchery fish tend to aggregate in large schools just offshore, where commercial fisherman partnered with the hatchery purse seine the fish and sell the catch </w:t>
      </w:r>
      <w:r w:rsidRPr="00CD14B8">
        <w:t>for the purposes of cost recovery.</w:t>
      </w:r>
      <w:r>
        <w:t xml:space="preserve"> </w:t>
      </w:r>
      <w:r w:rsidR="009A59EE">
        <w:t xml:space="preserve">At its inception the hatchery was permitted to propagate 1 million pink salmon eggs each year, a number that was increased </w:t>
      </w:r>
      <w:r>
        <w:t>to 3 million eggs</w:t>
      </w:r>
      <w:r w:rsidR="009A59EE">
        <w:t xml:space="preserve"> in 2010, m</w:t>
      </w:r>
      <w:r>
        <w:t>ost of which survive and are released as fry to the ocean</w:t>
      </w:r>
      <w:r w:rsidR="009A59EE">
        <w:t>.</w:t>
      </w:r>
      <w:r>
        <w:t xml:space="preserve"> While these eggs are extracted from hatchery broodstock, the original stock of eggs was </w:t>
      </w:r>
      <w:r w:rsidR="0087408B">
        <w:t xml:space="preserve">sourced </w:t>
      </w:r>
      <w:r>
        <w:t xml:space="preserve">from </w:t>
      </w:r>
      <w:r w:rsidR="0087408B">
        <w:t xml:space="preserve">pink salmon at </w:t>
      </w:r>
      <w:r>
        <w:t xml:space="preserve">the Indian River (even years) and </w:t>
      </w:r>
      <w:r w:rsidRPr="00CD14B8">
        <w:t>nearby Starrigavan Creek</w:t>
      </w:r>
      <w:r>
        <w:t xml:space="preserve"> (odd years) (Stopha 2</w:t>
      </w:r>
      <w:r w:rsidR="0087408B">
        <w:t>01</w:t>
      </w:r>
      <w:r>
        <w:t>5).</w:t>
      </w:r>
    </w:p>
    <w:p w14:paraId="3F008B98" w14:textId="247AB298" w:rsidR="00670218" w:rsidRDefault="00670218" w:rsidP="00A017CB">
      <w:pPr>
        <w:spacing w:after="0" w:line="480" w:lineRule="auto"/>
        <w:ind w:firstLine="360"/>
      </w:pPr>
      <w:r>
        <w:t xml:space="preserve">If all pink salmon reared </w:t>
      </w:r>
      <w:r w:rsidR="00F8072F">
        <w:t>at</w:t>
      </w:r>
      <w:r>
        <w:t xml:space="preserve"> the hatchery returned to the hatchery, the population dynamics of salmon in the Indian River would be unaffected</w:t>
      </w:r>
      <w:r w:rsidR="00F8072F">
        <w:t xml:space="preserve"> by hatchery operations</w:t>
      </w:r>
      <w:r>
        <w:t xml:space="preserve">.  However, homing by salmon isn’t perfect, and in fact is likely an evolved trait that allows fish to colonize new habitats when they become suitable for spawning (Quinn 2018).  Straying, whereby a juvenile salmon </w:t>
      </w:r>
      <w:r>
        <w:lastRenderedPageBreak/>
        <w:t>that was produced in one stream (or hatchery) strays into a different stream as an adult to spawn, is likely a common phenomenon for hatchery fish, but whether hatcheries increase the proportion of fish that stray is less clear (Knudsen et al. 2021). Evidence suggests that the Indian River is no exception, and indeed it is possible that the Indian River sees higher than average levels of straying due to the proximity of SJH and the hatchery fish being reared in Indian River water</w:t>
      </w:r>
      <w:r w:rsidR="00F8072F">
        <w:t xml:space="preserve"> (Figure </w:t>
      </w:r>
      <w:r w:rsidR="00A368FA">
        <w:t>1</w:t>
      </w:r>
      <w:r w:rsidR="00F8072F">
        <w:t>)</w:t>
      </w:r>
      <w:r>
        <w:t xml:space="preserve">. Hatchery-origin fish at Indian River can be distinguished from natural-origin fish because all pink salmon released by the hatchery are subject to a process called otolith marking, in which small carbonate bodies located in the inner ‘ears’ of fishes are marked with a distinct pattern. This pattern is produced during incubation, when salmon eggs are exposed to a carefully controlled regime of dry periods and periods submerged in water, leaving a pattern on the otoliths of each fish reflecting a specific hatchery of origin (Stopha 2015, Alaska Department of Fish and Game 2024b).  When salmon return to spawn as adults, biologists can collect these otoliths and determine whether the adult fish sampled in the Indian River are of hatchery or wild origin. Surveying efforts at Indian River have at times found stray pink salmon from Sheldon Jackson Hatchery making up one third of all individuals sampled in a given year. However, rates observed vary considerably, perhaps due to the time of year pink salmon are sampled, with some surveys observing rates of straying closer to 10% (Gende and Carter 2015). </w:t>
      </w:r>
    </w:p>
    <w:p w14:paraId="7CF7FB77" w14:textId="77777777" w:rsidR="007F5330" w:rsidRDefault="00A368FA" w:rsidP="00DA70F0">
      <w:pPr>
        <w:spacing w:after="0" w:line="480" w:lineRule="auto"/>
        <w:ind w:firstLine="360"/>
      </w:pPr>
      <w:r>
        <w:t>T</w:t>
      </w:r>
      <w:r w:rsidR="00F8072F">
        <w:t>he possibility that pink salmon being reared and released by Sheldon Jackson hatchery may be contributing to the high abundance</w:t>
      </w:r>
      <w:r>
        <w:t>s of</w:t>
      </w:r>
      <w:r w:rsidR="00F8072F">
        <w:t xml:space="preserve"> fish observed at the Indian River in recent decades</w:t>
      </w:r>
      <w:r>
        <w:t xml:space="preserve"> cannot be ignored. However</w:t>
      </w:r>
      <w:r w:rsidR="00F8072F">
        <w:t xml:space="preserve">, it is also critical to note that these </w:t>
      </w:r>
      <w:r>
        <w:t xml:space="preserve">high </w:t>
      </w:r>
      <w:r w:rsidR="00F8072F">
        <w:t>densities may be naturally occurring phenomena, influenced by variation in stream conditions, ocean productivity, predation intensity, and commercial harvests, among other factors (Manhard et al. 2017).</w:t>
      </w:r>
      <w:r>
        <w:t xml:space="preserve"> ADFG </w:t>
      </w:r>
      <w:r>
        <w:lastRenderedPageBreak/>
        <w:t xml:space="preserve">conducts regular monitoring of pink salmon ‘index streams’ throughout southeast Alaska for the primary purpose of managing the commercial fishery (index streams being specifically selected to reflect natural conditions and a lack of undue anthropogenic influences). This extensive monitoring effort provides a regional backdrop against which abundances observed at Indian River may be compared. </w:t>
      </w:r>
      <w:r w:rsidR="007F5330">
        <w:t xml:space="preserve">Between 1960 and 2023, pink salmon escapement has increased throughout what ADFG designates as the ‘Northern Southeast (Outside)’ region (in which the Indian River is located). The agency has recorded peak pink salmon escapement annually at 35 index streams in this region, as well as at Indian River, albeit with gaps in the time series. Along with other streams in the region, Indian River has seen an increase in peak escapement over the period of observation (Figure 2). However, this data alone does not provide sufficient evidence to conclude whether and to what extent Sheldon Jackson Hatchery has influenced pink salmon abundance at Indian River.  </w:t>
      </w:r>
    </w:p>
    <w:p w14:paraId="2AB6F4F6" w14:textId="48CD7686" w:rsidR="00BD7B83" w:rsidRDefault="00BD7B83" w:rsidP="002D76A3">
      <w:pPr>
        <w:spacing w:after="0" w:line="480" w:lineRule="auto"/>
      </w:pPr>
      <w:r>
        <w:tab/>
        <w:t xml:space="preserve">This research seeks to assess whether the abundances of pink salmon observed in recent decades at Indian River exist within a natural range of variation relative to pink salmon streams elsewhere in the region, and to evaluate if and to what extent Sheldon Jackson Hatchery operations have driven the increased abundances observed since 1980. If Indian River pink salmon abundances do not exist within a natural range of variation, then it follows that a model which specifies estimates Indian River abundance as separate from that of the wider region would fit the observed data significantly better than a model which estimates pink salmon abundance throughout the region and does not allow for the Indian River to be treated as separate. If the commencement (or 2010 expansion) of hatchery operations has significantly increased pink salmon population densities at Indian River, then this effect could be observed by </w:t>
      </w:r>
      <w:r>
        <w:lastRenderedPageBreak/>
        <w:t>specifying a model of hatchery operations which controls for both the effect of time period (pre- and post-commencement of operations) and the effect of treatment (considering Indian River the treated group). Finally, the impact of hatchery releases on Indian River abundances may be evaluated by specifying a model which allows for both peak escapement and hatchery releases in the previous brood year to influence the number of pink salmon returning to Indian River to spawn in the current brood year, with the size and significance of the effect of prior-year hatchery releases providing insight as to if and what influence the volume of hatchery releases has on wild abundance. Each of these approaches is discussed in greater detail in the following section.</w:t>
      </w:r>
    </w:p>
    <w:p w14:paraId="0016F865" w14:textId="77777777" w:rsidR="00670218" w:rsidRPr="000D7F29" w:rsidRDefault="00670218" w:rsidP="00612D9D">
      <w:pPr>
        <w:pStyle w:val="ListParagraph"/>
        <w:spacing w:after="0" w:line="480" w:lineRule="auto"/>
        <w:ind w:left="360"/>
        <w:rPr>
          <w:b/>
          <w:bCs/>
        </w:rPr>
      </w:pPr>
    </w:p>
    <w:p w14:paraId="0C43F25E" w14:textId="77777777" w:rsidR="00670218" w:rsidRDefault="00670218" w:rsidP="00A017CB">
      <w:pPr>
        <w:spacing w:after="0" w:line="480" w:lineRule="auto"/>
        <w:rPr>
          <w:b/>
          <w:bCs/>
          <w:u w:val="single"/>
        </w:rPr>
      </w:pPr>
      <w:r w:rsidRPr="00A017CB">
        <w:rPr>
          <w:b/>
          <w:bCs/>
          <w:u w:val="single"/>
        </w:rPr>
        <w:t>Methods</w:t>
      </w:r>
    </w:p>
    <w:p w14:paraId="6C5B3A0B" w14:textId="16916C3C" w:rsidR="00C64BF8" w:rsidRPr="00C64BF8" w:rsidRDefault="00C64BF8" w:rsidP="00A017CB">
      <w:pPr>
        <w:spacing w:after="0" w:line="480" w:lineRule="auto"/>
        <w:rPr>
          <w:b/>
          <w:bCs/>
        </w:rPr>
      </w:pPr>
      <w:r w:rsidRPr="00C64BF8">
        <w:rPr>
          <w:b/>
          <w:bCs/>
        </w:rPr>
        <w:t>Data</w:t>
      </w:r>
    </w:p>
    <w:p w14:paraId="31C0E635" w14:textId="52E0369E" w:rsidR="00670218" w:rsidRDefault="00670218" w:rsidP="00A017CB">
      <w:pPr>
        <w:spacing w:after="0" w:line="480" w:lineRule="auto"/>
      </w:pPr>
      <w:r>
        <w:t xml:space="preserve">ADFG conducts annual aerial surveys of approximately 700 streams in southeast Alaska to monitor pink salmon escapement commercial fisheries management (Van Alen 2000). These streams, referred to by ADFG as index streams, are chosen because they are believed to reflect the natural condition of pink salmon populations in the region. Index streams are grouped into three sub-regions: </w:t>
      </w:r>
      <w:r w:rsidRPr="003C6E79">
        <w:rPr>
          <w:i/>
          <w:iCs/>
        </w:rPr>
        <w:t>south southeast</w:t>
      </w:r>
      <w:r>
        <w:t xml:space="preserve">, </w:t>
      </w:r>
      <w:r w:rsidRPr="003C6E79">
        <w:rPr>
          <w:i/>
          <w:iCs/>
        </w:rPr>
        <w:t>north southeast (inside),</w:t>
      </w:r>
      <w:r>
        <w:t xml:space="preserve"> and </w:t>
      </w:r>
      <w:r w:rsidRPr="003C6E79">
        <w:rPr>
          <w:i/>
          <w:iCs/>
        </w:rPr>
        <w:t>north southeast (outside)</w:t>
      </w:r>
      <w:r>
        <w:t>. The last group is composed of 35 streams</w:t>
      </w:r>
      <w:r w:rsidRPr="0013608A">
        <w:t xml:space="preserve"> </w:t>
      </w:r>
      <w:r>
        <w:t>in the vicinity of Sitka and the Indian River along the ocean-facing coasts of Baranof and Chichagof islands and a few smaller islands in the area. Surveys are conducted via fixed-wing aircraft throughout the late summer pink salmon spawning season</w:t>
      </w:r>
      <w:r w:rsidR="00376A4E">
        <w:t>, with the name of the biologist</w:t>
      </w:r>
      <w:r w:rsidR="0006107E">
        <w:t xml:space="preserve"> conducting the survey</w:t>
      </w:r>
      <w:r w:rsidR="00376A4E">
        <w:t xml:space="preserve"> recorded </w:t>
      </w:r>
      <w:r w:rsidR="0006107E">
        <w:t>in about 75% of observations</w:t>
      </w:r>
      <w:r>
        <w:t xml:space="preserve">. A subset of these stream surveys </w:t>
      </w:r>
      <w:r w:rsidR="003C5745">
        <w:t>is</w:t>
      </w:r>
      <w:r>
        <w:t xml:space="preserve"> subject to validation by foot counts </w:t>
      </w:r>
      <w:r w:rsidR="00121CF4">
        <w:t xml:space="preserve">which </w:t>
      </w:r>
      <w:r w:rsidR="00121CF4">
        <w:lastRenderedPageBreak/>
        <w:t>are used to</w:t>
      </w:r>
      <w:r>
        <w:t xml:space="preserve"> assess the accuracy of ADFG’s aerial survey efforts (A. Dupuis, ADFG, personal communication, August 19, 2024). </w:t>
      </w:r>
      <w:r w:rsidR="007C46E2">
        <w:t>In addition to these aerial surveys, SJH files annual reports with ADFG</w:t>
      </w:r>
      <w:r w:rsidR="007C46E2" w:rsidRPr="007C46E2">
        <w:t xml:space="preserve"> </w:t>
      </w:r>
      <w:r w:rsidR="007C46E2">
        <w:t>which include</w:t>
      </w:r>
      <w:r w:rsidR="007C46E2" w:rsidRPr="007C46E2">
        <w:t xml:space="preserve"> the number of salmon juveniles reared and released, the number of hatchery-raised adult salmon which survive the marine environment, the hatchery’s contributions to common property commercial fisheries (as well as sport and subsistence fisheries), and numbers of adult fish which return to the hatchery and are taken as cost recovery or as broodstock</w:t>
      </w:r>
      <w:r w:rsidR="007C003B">
        <w:t xml:space="preserve"> (L. Wilson, ADFG, personal communication, July 9, 2025)</w:t>
      </w:r>
      <w:r w:rsidR="007C46E2" w:rsidRPr="007C46E2">
        <w:t>.</w:t>
      </w:r>
    </w:p>
    <w:p w14:paraId="6730D5E4" w14:textId="0FEB8577" w:rsidR="004A1DBD" w:rsidRDefault="003542B1" w:rsidP="00246989">
      <w:pPr>
        <w:spacing w:after="0" w:line="480" w:lineRule="auto"/>
        <w:ind w:firstLine="360"/>
      </w:pPr>
      <w:r>
        <w:t>Due to their life history</w:t>
      </w:r>
      <w:r w:rsidR="00B96F76">
        <w:t xml:space="preserve"> of immediately migrating into the ocean as juveniles</w:t>
      </w:r>
      <w:r>
        <w:t xml:space="preserve">, </w:t>
      </w:r>
      <w:r w:rsidR="008D1BFB">
        <w:t xml:space="preserve">the </w:t>
      </w:r>
      <w:r w:rsidR="00B96F76">
        <w:t>marine environment</w:t>
      </w:r>
      <w:r w:rsidR="008D1BFB">
        <w:t xml:space="preserve"> </w:t>
      </w:r>
      <w:r>
        <w:t xml:space="preserve">is </w:t>
      </w:r>
      <w:r w:rsidR="008D1BFB">
        <w:t xml:space="preserve">critical rearing habitat </w:t>
      </w:r>
      <w:r>
        <w:t>for pink salmon</w:t>
      </w:r>
      <w:r w:rsidR="006178EC">
        <w:t xml:space="preserve"> (</w:t>
      </w:r>
      <w:r w:rsidR="00723599">
        <w:t xml:space="preserve">Heard 1991). </w:t>
      </w:r>
      <w:r w:rsidR="000A0753">
        <w:t>Therefore, i</w:t>
      </w:r>
      <w:r w:rsidR="00B96F76">
        <w:t xml:space="preserve">ncluding </w:t>
      </w:r>
      <w:r w:rsidR="000A0753">
        <w:t>some</w:t>
      </w:r>
      <w:r w:rsidR="00B96F76">
        <w:t xml:space="preserve"> measure</w:t>
      </w:r>
      <w:r w:rsidR="008D1BFB">
        <w:t xml:space="preserve"> </w:t>
      </w:r>
      <w:r w:rsidR="00B96F76">
        <w:t>of ocean climate</w:t>
      </w:r>
      <w:r w:rsidR="000A0753">
        <w:t xml:space="preserve"> and productivity</w:t>
      </w:r>
      <w:r w:rsidR="00B96F76">
        <w:t xml:space="preserve"> in models of pink salmon abundance </w:t>
      </w:r>
      <w:r w:rsidR="000A0753">
        <w:t>may go a long way towards explaining year-to-year variations in returning adults. The Pacific Decadal Oscillation, a recurring pattern of Northen Pacific sea surface temperature, has been shown to be robustly correlated with salmon production regimes off the coast of Alaska</w:t>
      </w:r>
      <w:r w:rsidR="00F26C13">
        <w:t xml:space="preserve"> (Mantua et al. 1997). As such, this research leverages data on ocean climate in the form of PDO as recorded by the US National Oceanic and Atmospheric Administration (NOAA).  </w:t>
      </w:r>
    </w:p>
    <w:p w14:paraId="4E0CE35B" w14:textId="1E19B084" w:rsidR="00F26C13" w:rsidRDefault="004327DF" w:rsidP="00A017CB">
      <w:pPr>
        <w:spacing w:after="0" w:line="480" w:lineRule="auto"/>
        <w:ind w:firstLine="360"/>
      </w:pPr>
      <w:r>
        <w:t xml:space="preserve">Survey data used in this study covers the period from 1960 to 2023. </w:t>
      </w:r>
      <w:r w:rsidR="00670218">
        <w:t>Due to the proximity of SJH and the accompanying potential of hatchery fish to affect wild fish abundance estimates, the Indian River is not one of ADFG’s index streams. Nonetheless, ADFG has still intermittently monitored pink salmon escapement in the stream to provide the most complete data possible on pink salmon in the region. Data are available from Indian River from 1962-67, 1969, 1971-73, 1977-88, 1990, and from 1993-202</w:t>
      </w:r>
      <w:r w:rsidR="00097C72">
        <w:t>3</w:t>
      </w:r>
      <w:r w:rsidR="00670218">
        <w:t xml:space="preserve"> (n = </w:t>
      </w:r>
      <w:r w:rsidR="00097C72">
        <w:t>54</w:t>
      </w:r>
      <w:r w:rsidR="00670218">
        <w:t xml:space="preserve"> annual observations). </w:t>
      </w:r>
      <w:r w:rsidR="007C46E2">
        <w:t>Annual reports from Sheldon Jackson Hatchery</w:t>
      </w:r>
      <w:r w:rsidR="00223722">
        <w:t xml:space="preserve"> are available from 1975 onwards, commensurate with the </w:t>
      </w:r>
      <w:r w:rsidR="0087213E">
        <w:t xml:space="preserve">establishment of </w:t>
      </w:r>
      <w:r w:rsidR="0087213E">
        <w:lastRenderedPageBreak/>
        <w:t xml:space="preserve">the </w:t>
      </w:r>
      <w:r w:rsidR="00223722">
        <w:t>hatchery.</w:t>
      </w:r>
      <w:r w:rsidR="00F26C13">
        <w:t xml:space="preserve"> </w:t>
      </w:r>
      <w:r w:rsidR="00321B88">
        <w:t>NOAA PDO data included in this research likewise covers the period from 1960 to 2023.</w:t>
      </w:r>
    </w:p>
    <w:p w14:paraId="41E95660" w14:textId="77777777" w:rsidR="00143CB9" w:rsidRPr="00C64BF8" w:rsidRDefault="00143CB9" w:rsidP="00246989">
      <w:pPr>
        <w:spacing w:after="0" w:line="480" w:lineRule="auto"/>
        <w:ind w:firstLine="360"/>
        <w:rPr>
          <w:b/>
          <w:bCs/>
        </w:rPr>
      </w:pPr>
    </w:p>
    <w:p w14:paraId="79048D7D" w14:textId="6F12DE5C" w:rsidR="00670218" w:rsidRPr="00C64BF8" w:rsidRDefault="00670218" w:rsidP="00C64BF8">
      <w:pPr>
        <w:spacing w:after="0" w:line="480" w:lineRule="auto"/>
        <w:rPr>
          <w:b/>
          <w:bCs/>
        </w:rPr>
      </w:pPr>
      <w:r w:rsidRPr="00C64BF8">
        <w:rPr>
          <w:b/>
          <w:bCs/>
        </w:rPr>
        <w:t>MARSS Models</w:t>
      </w:r>
    </w:p>
    <w:p w14:paraId="0C0E330B" w14:textId="26212928" w:rsidR="005C4DB8" w:rsidRDefault="00670218" w:rsidP="00C64BF8">
      <w:pPr>
        <w:spacing w:after="0" w:line="480" w:lineRule="auto"/>
      </w:pPr>
      <w:r>
        <w:t xml:space="preserve">Multivariate autoregressive state-space (MARSS) models are well suited for </w:t>
      </w:r>
      <w:r w:rsidR="00321B88">
        <w:t>analyzing</w:t>
      </w:r>
      <w:r>
        <w:t xml:space="preserve"> long running time series survey </w:t>
      </w:r>
      <w:r w:rsidR="00A017CB">
        <w:t>data and</w:t>
      </w:r>
      <w:r>
        <w:t xml:space="preserve"> </w:t>
      </w:r>
      <w:r w:rsidR="005F6F08">
        <w:t xml:space="preserve">able </w:t>
      </w:r>
      <w:r>
        <w:t xml:space="preserve">to mathematically distinguish observation error from error arising from stochasticity in the underlying state of a system. </w:t>
      </w:r>
      <w:r w:rsidR="005F6F08">
        <w:t xml:space="preserve">This is accomplished through a model structure with two components: a process equation which models one or more true but unobserved states, and an observation equation which models the relationship between these unobserved states and the </w:t>
      </w:r>
      <w:r w:rsidR="00310948">
        <w:t xml:space="preserve">observed </w:t>
      </w:r>
      <w:r w:rsidR="005F6F08">
        <w:t>data</w:t>
      </w:r>
      <w:r w:rsidR="002657D1">
        <w:t xml:space="preserve"> and capture</w:t>
      </w:r>
      <w:r w:rsidR="007C158F">
        <w:t>s</w:t>
      </w:r>
      <w:r w:rsidR="002657D1">
        <w:t xml:space="preserve"> error resulting from imperfect detection</w:t>
      </w:r>
      <w:r w:rsidR="005F6F08">
        <w:t xml:space="preserve">. </w:t>
      </w:r>
      <w:r w:rsidR="005C4DB8">
        <w:t>The observation equation is generically formulated as follows:</w:t>
      </w:r>
    </w:p>
    <w:p w14:paraId="58302FD9" w14:textId="17206674" w:rsidR="005C4DB8" w:rsidRPr="00246989" w:rsidRDefault="005C4DB8" w:rsidP="00246989">
      <w:pPr>
        <w:spacing w:after="0" w:line="480" w:lineRule="auto"/>
        <w:jc w:val="center"/>
        <w:rPr>
          <w:rFonts w:ascii="Times New Roman" w:eastAsia="Times New Roman" w:hAnsi="Times New Roman" w:cs="Times New Roman"/>
          <w:kern w:val="0"/>
          <w:sz w:val="26"/>
          <w:szCs w:val="26"/>
          <w14:ligatures w14:val="none"/>
        </w:rPr>
      </w:pPr>
      <w:r w:rsidRPr="00344E76">
        <w:rPr>
          <w:rFonts w:ascii="MathJax_Math-italic" w:eastAsia="Times New Roman" w:hAnsi="MathJax_Math-italic" w:cs="Times New Roman"/>
          <w:b/>
          <w:bCs/>
          <w:kern w:val="0"/>
          <w:sz w:val="26"/>
          <w:szCs w:val="26"/>
          <w:bdr w:val="none" w:sz="0" w:space="0" w:color="auto" w:frame="1"/>
          <w14:ligatures w14:val="none"/>
        </w:rPr>
        <w:t>y</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in" w:eastAsia="Times New Roman" w:hAnsi="MathJax_Main" w:cs="Times New Roman"/>
          <w:kern w:val="0"/>
          <w:sz w:val="26"/>
          <w:szCs w:val="26"/>
          <w:bdr w:val="none" w:sz="0" w:space="0" w:color="auto" w:frame="1"/>
          <w14:ligatures w14:val="none"/>
        </w:rPr>
        <w:t>=</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Zx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a</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Dd</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Pr>
          <w:rFonts w:ascii="MathJax_Math-italic" w:eastAsia="Times New Roman" w:hAnsi="MathJax_Math-italic" w:cs="Times New Roman"/>
          <w:kern w:val="0"/>
          <w:sz w:val="26"/>
          <w:szCs w:val="26"/>
          <w:bdr w:val="none" w:sz="0" w:space="0" w:color="auto" w:frame="1"/>
          <w:vertAlign w:val="subscript"/>
          <w14:ligatures w14:val="none"/>
        </w:rPr>
        <w: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where</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R</w:t>
      </w:r>
      <w:r w:rsidRPr="00530885">
        <w:rPr>
          <w:rFonts w:ascii="MathJax_Main" w:eastAsia="Times New Roman" w:hAnsi="MathJax_Main" w:cs="Times New Roman"/>
          <w:kern w:val="0"/>
          <w:sz w:val="26"/>
          <w:szCs w:val="26"/>
          <w:bdr w:val="none" w:sz="0" w:space="0" w:color="auto" w:frame="1"/>
          <w14:ligatures w14:val="none"/>
        </w:rPr>
        <w:t>)</w:t>
      </w:r>
    </w:p>
    <w:p w14:paraId="7C8F46F5" w14:textId="77777777" w:rsidR="002657D1" w:rsidRDefault="005C4DB8" w:rsidP="00C64BF8">
      <w:pPr>
        <w:spacing w:after="0" w:line="480" w:lineRule="auto"/>
      </w:pPr>
      <w:r>
        <w:t>In the above, observed data in a given time period (</w:t>
      </w:r>
      <w:r w:rsidRPr="00C64BF8">
        <w:rPr>
          <w:rFonts w:ascii="MathJax_Math-italic" w:eastAsia="Times New Roman" w:hAnsi="MathJax_Math-italic" w:cs="Times New Roman"/>
          <w:b/>
          <w:bCs/>
          <w:kern w:val="0"/>
          <w:sz w:val="26"/>
          <w:szCs w:val="26"/>
          <w:bdr w:val="none" w:sz="0" w:space="0" w:color="auto" w:frame="1"/>
          <w14:ligatures w14:val="none"/>
        </w:rPr>
        <w:t>y</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are used to estimate the underlying state of a system of interest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determines which time series observations will inform which underlying states in the process equation. In the case of Indian River and the 35 index streams in its vicinity, specifying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as a 36x36 identity matrix would allow each time series to be representative of a separate (in this case stream-level) state, while specifying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as a 36x1 vector of 1s would force all-time series in the data to represent samples from one comprehensive underlying state. </w:t>
      </w:r>
      <w:r w:rsidRPr="00C64BF8">
        <w:rPr>
          <w:rFonts w:ascii="MathJax_Math-italic" w:eastAsia="Times New Roman" w:hAnsi="MathJax_Math-italic" w:cs="Times New Roman"/>
          <w:b/>
          <w:bCs/>
          <w:kern w:val="0"/>
          <w:sz w:val="26"/>
          <w:szCs w:val="26"/>
          <w:bdr w:val="none" w:sz="0" w:space="0" w:color="auto" w:frame="1"/>
          <w14:ligatures w14:val="none"/>
        </w:rPr>
        <w:t>a</w:t>
      </w:r>
      <w:r>
        <w:t xml:space="preserve"> allows for some degree of offset between the observed data and the underlying state process to be asserted or captured (depending on whether </w:t>
      </w:r>
      <w:r w:rsidRPr="00246989">
        <w:rPr>
          <w:rFonts w:ascii="MathJax_Math-italic" w:eastAsia="Times New Roman" w:hAnsi="MathJax_Math-italic" w:cs="Times New Roman"/>
          <w:b/>
          <w:bCs/>
          <w:kern w:val="0"/>
          <w:sz w:val="26"/>
          <w:szCs w:val="26"/>
          <w:bdr w:val="none" w:sz="0" w:space="0" w:color="auto" w:frame="1"/>
          <w14:ligatures w14:val="none"/>
        </w:rPr>
        <w:t>a</w:t>
      </w:r>
      <w:r>
        <w:t xml:space="preserve"> is specified or estimated), and any correlation in observation error between time series is defined by the off-</w:t>
      </w:r>
      <w:r>
        <w:lastRenderedPageBreak/>
        <w:t xml:space="preserve">diagonal elements in </w:t>
      </w:r>
      <w:r w:rsidRPr="00C64BF8">
        <w:rPr>
          <w:rFonts w:ascii="MathJax_Math-italic" w:eastAsia="Times New Roman" w:hAnsi="MathJax_Math-italic" w:cs="Times New Roman"/>
          <w:b/>
          <w:bCs/>
          <w:kern w:val="0"/>
          <w:sz w:val="26"/>
          <w:szCs w:val="26"/>
          <w:bdr w:val="none" w:sz="0" w:space="0" w:color="auto" w:frame="1"/>
          <w14:ligatures w14:val="none"/>
        </w:rPr>
        <w:t>R</w:t>
      </w:r>
      <w:r w:rsidRPr="00C64BF8">
        <w:rPr>
          <w:rFonts w:ascii="MathJax_Math-italic" w:eastAsia="Times New Roman" w:hAnsi="MathJax_Math-italic" w:cs="Times New Roman"/>
          <w:kern w:val="0"/>
          <w:sz w:val="26"/>
          <w:szCs w:val="26"/>
          <w:bdr w:val="none" w:sz="0" w:space="0" w:color="auto" w:frame="1"/>
          <w14:ligatures w14:val="none"/>
        </w:rPr>
        <w:t xml:space="preserve">, </w:t>
      </w:r>
      <w:r>
        <w:t>the variance-covariance matrix.</w:t>
      </w:r>
      <w:r w:rsidR="00402DA4">
        <w:t xml:space="preserve"> </w:t>
      </w:r>
      <w:r w:rsidR="00A43887" w:rsidRPr="00C64BF8">
        <w:rPr>
          <w:rFonts w:ascii="MathJax_Math-italic" w:eastAsia="Times New Roman" w:hAnsi="MathJax_Math-italic" w:cs="Times New Roman"/>
          <w:b/>
          <w:bCs/>
          <w:kern w:val="0"/>
          <w:sz w:val="26"/>
          <w:szCs w:val="26"/>
          <w:bdr w:val="none" w:sz="0" w:space="0" w:color="auto" w:frame="1"/>
          <w14:ligatures w14:val="none"/>
        </w:rPr>
        <w:t>d</w:t>
      </w:r>
      <w:r w:rsidR="00A43887"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A43887">
        <w:t xml:space="preserve"> represents covariate data related to the sampling procedure, with </w:t>
      </w:r>
      <w:r w:rsidR="00A43887" w:rsidRPr="00C64BF8">
        <w:rPr>
          <w:rFonts w:ascii="MathJax_Math-italic" w:eastAsia="Times New Roman" w:hAnsi="MathJax_Math-italic" w:cs="Times New Roman"/>
          <w:b/>
          <w:bCs/>
          <w:kern w:val="0"/>
          <w:sz w:val="26"/>
          <w:szCs w:val="26"/>
          <w:bdr w:val="none" w:sz="0" w:space="0" w:color="auto" w:frame="1"/>
          <w14:ligatures w14:val="none"/>
        </w:rPr>
        <w:t>D</w:t>
      </w:r>
      <w:r w:rsidR="00A43887">
        <w:t xml:space="preserve"> capturing the effect of these covariates. </w:t>
      </w:r>
    </w:p>
    <w:p w14:paraId="5D907ED1" w14:textId="5F8CCA55" w:rsidR="00402DA4" w:rsidRDefault="00402DA4" w:rsidP="00246989">
      <w:pPr>
        <w:spacing w:after="0" w:line="480" w:lineRule="auto"/>
        <w:ind w:firstLine="720"/>
      </w:pPr>
      <w:r>
        <w:t>The observation equation is linked to the autoregressive process equation through the estimates of underlying states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w:t>
      </w:r>
      <w:r w:rsidR="00336763">
        <w:t xml:space="preserve">The process equation connects time steps in state processes by estimating terms for both </w:t>
      </w:r>
      <w:r w:rsidR="00336763" w:rsidRPr="00C64BF8">
        <w:rPr>
          <w:rFonts w:ascii="MathJax_Math-italic" w:eastAsia="Times New Roman" w:hAnsi="MathJax_Math-italic" w:cs="Times New Roman"/>
          <w:b/>
          <w:bCs/>
          <w:kern w:val="0"/>
          <w:sz w:val="26"/>
          <w:szCs w:val="26"/>
          <w:bdr w:val="none" w:sz="0" w:space="0" w:color="auto" w:frame="1"/>
          <w14:ligatures w14:val="none"/>
        </w:rPr>
        <w:t>x</w:t>
      </w:r>
      <w:r w:rsidR="00336763"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336763">
        <w:t xml:space="preserve"> (in conjunction with the observation equation) and </w:t>
      </w:r>
      <w:r w:rsidR="00336763" w:rsidRPr="00344E76">
        <w:rPr>
          <w:rFonts w:ascii="MathJax_Math-italic" w:eastAsia="Times New Roman" w:hAnsi="MathJax_Math-italic" w:cs="Times New Roman"/>
          <w:b/>
          <w:bCs/>
          <w:kern w:val="0"/>
          <w:sz w:val="26"/>
          <w:szCs w:val="26"/>
          <w:bdr w:val="none" w:sz="0" w:space="0" w:color="auto" w:frame="1"/>
          <w14:ligatures w14:val="none"/>
        </w:rPr>
        <w:t>x</w:t>
      </w:r>
      <w:r w:rsidR="00336763"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00336763" w:rsidRPr="00344E76">
        <w:rPr>
          <w:rFonts w:ascii="MathJax_Main" w:eastAsia="Times New Roman" w:hAnsi="MathJax_Main" w:cs="Times New Roman"/>
          <w:b/>
          <w:bCs/>
          <w:kern w:val="0"/>
          <w:sz w:val="26"/>
          <w:szCs w:val="26"/>
          <w:bdr w:val="none" w:sz="0" w:space="0" w:color="auto" w:frame="1"/>
          <w:vertAlign w:val="subscript"/>
          <w14:ligatures w14:val="none"/>
        </w:rPr>
        <w:t>−1</w:t>
      </w:r>
      <w:r w:rsidR="00336763">
        <w:t xml:space="preserve">. The process equation is </w:t>
      </w:r>
      <w:r>
        <w:t xml:space="preserve">formulated as follows: </w:t>
      </w:r>
    </w:p>
    <w:p w14:paraId="6CE5765C" w14:textId="20541856" w:rsidR="00402DA4" w:rsidRPr="00246989" w:rsidRDefault="00402DA4" w:rsidP="00246989">
      <w:pPr>
        <w:spacing w:after="0" w:line="480" w:lineRule="auto"/>
        <w:jc w:val="center"/>
        <w:rPr>
          <w:rFonts w:ascii="Times New Roman" w:eastAsia="Times New Roman" w:hAnsi="Times New Roman" w:cs="Times New Roman"/>
          <w:kern w:val="0"/>
          <w:sz w:val="26"/>
          <w:szCs w:val="26"/>
          <w14:ligatures w14:val="none"/>
        </w:rPr>
      </w:pPr>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Bx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344E76">
        <w:rPr>
          <w:rFonts w:ascii="MathJax_Main" w:eastAsia="Times New Roman" w:hAnsi="MathJax_Main" w:cs="Times New Roman"/>
          <w:b/>
          <w:bCs/>
          <w:kern w:val="0"/>
          <w:sz w:val="26"/>
          <w:szCs w:val="26"/>
          <w:bdr w:val="none" w:sz="0" w:space="0" w:color="auto" w:frame="1"/>
          <w:vertAlign w:val="subscript"/>
          <w14:ligatures w14:val="none"/>
        </w:rPr>
        <w:t>−1</w:t>
      </w:r>
      <w:r w:rsidRPr="00530885">
        <w:rPr>
          <w:rFonts w:ascii="MathJax_Main" w:eastAsia="Times New Roman" w:hAnsi="MathJax_Main" w:cs="Times New Roman"/>
          <w:kern w:val="0"/>
          <w:sz w:val="26"/>
          <w:szCs w:val="26"/>
          <w:bdr w:val="none" w:sz="0" w:space="0" w:color="auto" w:frame="1"/>
          <w14:ligatures w14:val="none"/>
        </w:rPr>
        <w:t xml:space="preserve"> + </w:t>
      </w:r>
      <w:r w:rsidRPr="00344E76">
        <w:rPr>
          <w:rFonts w:ascii="MathJax_Math-italic" w:eastAsia="Times New Roman" w:hAnsi="MathJax_Math-italic" w:cs="Times New Roman"/>
          <w:b/>
          <w:bCs/>
          <w:kern w:val="0"/>
          <w:sz w:val="26"/>
          <w:szCs w:val="26"/>
          <w:bdr w:val="none" w:sz="0" w:space="0" w:color="auto" w:frame="1"/>
          <w14:ligatures w14:val="none"/>
        </w:rPr>
        <w:t>u</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Cc</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xml:space="preserve">, where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Q</w:t>
      </w:r>
      <w:r w:rsidRPr="00530885">
        <w:rPr>
          <w:rFonts w:ascii="MathJax_Main" w:eastAsia="Times New Roman" w:hAnsi="MathJax_Main" w:cs="Times New Roman"/>
          <w:kern w:val="0"/>
          <w:sz w:val="26"/>
          <w:szCs w:val="26"/>
          <w:bdr w:val="none" w:sz="0" w:space="0" w:color="auto" w:frame="1"/>
          <w14:ligatures w14:val="none"/>
        </w:rPr>
        <w:t>)</w:t>
      </w:r>
    </w:p>
    <w:p w14:paraId="1A4F4F43" w14:textId="7728E7A2" w:rsidR="00402DA4" w:rsidRDefault="00402DA4" w:rsidP="00246989">
      <w:pPr>
        <w:spacing w:after="0" w:line="480" w:lineRule="auto"/>
      </w:pPr>
      <w:r>
        <w:t xml:space="preserve">Here,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defines the interaction between state estimates through time (i.e.,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Pr="00C64BF8">
        <w:rPr>
          <w:rFonts w:ascii="MathJax_Main" w:eastAsia="Times New Roman" w:hAnsi="MathJax_Main" w:cs="Times New Roman"/>
          <w:kern w:val="0"/>
          <w:sz w:val="26"/>
          <w:szCs w:val="26"/>
          <w:bdr w:val="none" w:sz="0" w:space="0" w:color="auto" w:frame="1"/>
          <w14:ligatures w14:val="none"/>
        </w:rPr>
        <w:t xml:space="preserve"> </w:t>
      </w:r>
      <w:r>
        <w:t xml:space="preserve">and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Pr="00C64BF8">
        <w:rPr>
          <w:rFonts w:ascii="MathJax_Main" w:eastAsia="Times New Roman" w:hAnsi="MathJax_Main" w:cs="Times New Roman"/>
          <w:b/>
          <w:bCs/>
          <w:kern w:val="0"/>
          <w:sz w:val="26"/>
          <w:szCs w:val="26"/>
          <w:bdr w:val="none" w:sz="0" w:space="0" w:color="auto" w:frame="1"/>
          <w:vertAlign w:val="subscript"/>
          <w14:ligatures w14:val="none"/>
        </w:rPr>
        <w:t>−1</w:t>
      </w:r>
      <w:r>
        <w:t xml:space="preserve">). If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is specified as an identity matrix, </w:t>
      </w:r>
      <w:r w:rsidRPr="00C64BF8">
        <w:rPr>
          <w:rFonts w:ascii="MathJax_Math-italic" w:eastAsia="Times New Roman" w:hAnsi="MathJax_Math-italic" w:cs="Times New Roman"/>
          <w:b/>
          <w:bCs/>
          <w:kern w:val="0"/>
          <w:sz w:val="26"/>
          <w:szCs w:val="26"/>
          <w:bdr w:val="none" w:sz="0" w:space="0" w:color="auto" w:frame="1"/>
          <w14:ligatures w14:val="none"/>
        </w:rPr>
        <w:t>u</w:t>
      </w:r>
      <w:r>
        <w:t xml:space="preserve"> then represents trends in the underlying state(s), otherwise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and </w:t>
      </w:r>
      <w:r w:rsidRPr="00C64BF8">
        <w:rPr>
          <w:rFonts w:ascii="MathJax_Math-italic" w:eastAsia="Times New Roman" w:hAnsi="MathJax_Math-italic" w:cs="Times New Roman"/>
          <w:b/>
          <w:bCs/>
          <w:kern w:val="0"/>
          <w:sz w:val="26"/>
          <w:szCs w:val="26"/>
          <w:bdr w:val="none" w:sz="0" w:space="0" w:color="auto" w:frame="1"/>
          <w14:ligatures w14:val="none"/>
        </w:rPr>
        <w:t>u</w:t>
      </w:r>
      <w:r>
        <w:t xml:space="preserve"> together determine the underlying mean and how quickly the time series would return to the mean following some perturbation. The variance of process errors as well as the (possible) covariance between them is defined by</w:t>
      </w:r>
      <w:r w:rsidRPr="00C64BF8">
        <w:rPr>
          <w:rFonts w:ascii="MathJax_Math-italic" w:eastAsia="Times New Roman" w:hAnsi="MathJax_Math-italic" w:cs="Times New Roman"/>
          <w:kern w:val="0"/>
          <w:sz w:val="26"/>
          <w:szCs w:val="26"/>
          <w:bdr w:val="none" w:sz="0" w:space="0" w:color="auto" w:frame="1"/>
          <w14:ligatures w14:val="none"/>
        </w:rPr>
        <w:t xml:space="preserve"> </w:t>
      </w:r>
      <w:r w:rsidRPr="00C64BF8">
        <w:rPr>
          <w:rFonts w:ascii="MathJax_Math-italic" w:eastAsia="Times New Roman" w:hAnsi="MathJax_Math-italic" w:cs="Times New Roman"/>
          <w:b/>
          <w:bCs/>
          <w:kern w:val="0"/>
          <w:sz w:val="26"/>
          <w:szCs w:val="26"/>
          <w:bdr w:val="none" w:sz="0" w:space="0" w:color="auto" w:frame="1"/>
          <w14:ligatures w14:val="none"/>
        </w:rPr>
        <w:t>Q</w:t>
      </w:r>
      <w:r>
        <w:t xml:space="preserve">. Finally, </w:t>
      </w:r>
      <w:r w:rsidRPr="00C64BF8">
        <w:rPr>
          <w:rFonts w:ascii="MathJax_Math-italic" w:eastAsia="Times New Roman" w:hAnsi="MathJax_Math-italic" w:cs="Times New Roman"/>
          <w:b/>
          <w:bCs/>
          <w:kern w:val="0"/>
          <w:sz w:val="26"/>
          <w:szCs w:val="26"/>
          <w:bdr w:val="none" w:sz="0" w:space="0" w:color="auto" w:frame="1"/>
          <w14:ligatures w14:val="none"/>
        </w:rPr>
        <w:t>c</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and </w:t>
      </w:r>
      <w:r w:rsidRPr="00C64BF8">
        <w:rPr>
          <w:rFonts w:ascii="MathJax_Math-italic" w:eastAsia="Times New Roman" w:hAnsi="MathJax_Math-italic" w:cs="Times New Roman"/>
          <w:b/>
          <w:bCs/>
          <w:kern w:val="0"/>
          <w:sz w:val="26"/>
          <w:szCs w:val="26"/>
          <w:bdr w:val="none" w:sz="0" w:space="0" w:color="auto" w:frame="1"/>
          <w14:ligatures w14:val="none"/>
        </w:rPr>
        <w:t>C</w:t>
      </w:r>
      <w:r>
        <w:t xml:space="preserve"> respectively represent covariate data related to the state process and the effect of said covariates.</w:t>
      </w:r>
    </w:p>
    <w:p w14:paraId="3EB4F13E" w14:textId="312940A4" w:rsidR="00670218" w:rsidRDefault="00402DA4" w:rsidP="00246989">
      <w:pPr>
        <w:spacing w:after="0" w:line="480" w:lineRule="auto"/>
        <w:ind w:firstLine="720"/>
      </w:pPr>
      <w:r>
        <w:t>MARSS models are very</w:t>
      </w:r>
      <w:r w:rsidR="00670218">
        <w:t xml:space="preserve"> useful when parsing data collected by different observers operating in differing conditions (weather, time of day, time of year, etc.), where those conditions </w:t>
      </w:r>
      <w:r w:rsidR="001F775B">
        <w:t>could potentially</w:t>
      </w:r>
      <w:r w:rsidR="00670218">
        <w:t xml:space="preserve"> bias the observations being made. Furthermore, MARSS models allow for gaps in the observed time series, like those present in the Indian River data, while retaining the ability to make inferences about the underlying state (Holmes et al. 2012</w:t>
      </w:r>
      <w:r w:rsidR="00310948">
        <w:t>, Scheuerell et al. 2015</w:t>
      </w:r>
      <w:r w:rsidR="00670218">
        <w:t xml:space="preserve">). </w:t>
      </w:r>
    </w:p>
    <w:p w14:paraId="233C03CC" w14:textId="77777777" w:rsidR="00670218" w:rsidRDefault="00670218" w:rsidP="00612D9D">
      <w:pPr>
        <w:pStyle w:val="ListParagraph"/>
        <w:spacing w:after="0" w:line="480" w:lineRule="auto"/>
        <w:ind w:left="360"/>
      </w:pPr>
    </w:p>
    <w:p w14:paraId="506A7BFB" w14:textId="77777777" w:rsidR="00670218" w:rsidRPr="00C64BF8" w:rsidRDefault="00670218" w:rsidP="00C64BF8">
      <w:pPr>
        <w:spacing w:after="0" w:line="480" w:lineRule="auto"/>
        <w:rPr>
          <w:b/>
          <w:bCs/>
        </w:rPr>
      </w:pPr>
      <w:r w:rsidRPr="00C64BF8">
        <w:rPr>
          <w:b/>
          <w:bCs/>
        </w:rPr>
        <w:t>Regional Abundance</w:t>
      </w:r>
    </w:p>
    <w:p w14:paraId="43A5FE48" w14:textId="7A12324E" w:rsidR="00EF0488" w:rsidRDefault="00EF0488" w:rsidP="00EF0488">
      <w:pPr>
        <w:spacing w:after="0" w:line="480" w:lineRule="auto"/>
      </w:pPr>
      <w:r>
        <w:lastRenderedPageBreak/>
        <w:t>The first stage of this research attempt</w:t>
      </w:r>
      <w:r w:rsidR="007C003B">
        <w:t>s</w:t>
      </w:r>
      <w:r>
        <w:t xml:space="preserve"> to assess whether abundances of pink salmon observed at Indian River are consistent with those abundances seen elsewhere in the region, with no attention paid to the existence of the hatchery. This is accomplished by specifying two separate MARSS models of pink salmon abundance at Indian River and the surrounding region. The first estimates two underlying state processes, treating the underlying state of Indian River pink salmon abundance separately from that of the wider region. The second uses all available data (abundance observations from Indian River and ADFG’s 35 </w:t>
      </w:r>
      <w:r w:rsidRPr="003C6E79">
        <w:rPr>
          <w:i/>
          <w:iCs/>
        </w:rPr>
        <w:t>north southeast (outside)</w:t>
      </w:r>
      <w:r>
        <w:t xml:space="preserve"> index streams) to estimate one underlying state process of pink salmon abundance throughout the region. A comparison of how well each model fits the abundance data will either lend support to or undermine the notion that Indian River pink salmon abundances significantly differ from those observed elsewhere in the region throughout the study period. </w:t>
      </w:r>
    </w:p>
    <w:p w14:paraId="202321FB" w14:textId="71A7405B" w:rsidR="00670218" w:rsidRDefault="00FC2324" w:rsidP="00246989">
      <w:pPr>
        <w:spacing w:after="0" w:line="480" w:lineRule="auto"/>
        <w:ind w:firstLine="720"/>
      </w:pPr>
      <w:r>
        <w:t xml:space="preserve">Data is standardized at the stream level so that streams of varying available pink salmon habitat may be directly compared. </w:t>
      </w:r>
      <w:r w:rsidR="00670218">
        <w:t xml:space="preserve">These models include covariate controls for ocean climate and the observer of record for each time series observation (in </w:t>
      </w:r>
      <w:r w:rsidR="00670218" w:rsidRPr="003C6E79">
        <w:rPr>
          <w:i/>
          <w:iCs/>
        </w:rPr>
        <w:t>north southeast (outside)</w:t>
      </w:r>
      <w:r w:rsidR="00670218">
        <w:t xml:space="preserve"> index streams</w:t>
      </w:r>
      <w:r w:rsidR="007C003B">
        <w:t>,</w:t>
      </w:r>
      <w:r w:rsidR="00670218">
        <w:t xml:space="preserve"> the observer was recorded in 77% of observations, with the rest being assigned an unknown observer). The specification of </w:t>
      </w:r>
      <w:r w:rsidR="00670218" w:rsidRPr="00C64BF8">
        <w:rPr>
          <w:rFonts w:ascii="MathJax_Math-italic" w:eastAsia="Times New Roman" w:hAnsi="MathJax_Math-italic" w:cs="Times New Roman"/>
          <w:b/>
          <w:bCs/>
          <w:kern w:val="0"/>
          <w:sz w:val="26"/>
          <w:szCs w:val="26"/>
          <w:bdr w:val="none" w:sz="0" w:space="0" w:color="auto" w:frame="1"/>
          <w14:ligatures w14:val="none"/>
        </w:rPr>
        <w:t>Z</w:t>
      </w:r>
      <w:r w:rsidR="00670218">
        <w:t xml:space="preserve"> is of particular importance to this work, as it defines</w:t>
      </w:r>
      <w:r w:rsidR="00391B74">
        <w:t xml:space="preserve"> the number of underlying state processes a model estimates. A </w:t>
      </w:r>
      <w:r w:rsidR="00670218">
        <w:t>36</w:t>
      </w:r>
      <w:r w:rsidR="00391B74">
        <w:t xml:space="preserve"> </w:t>
      </w:r>
      <w:r w:rsidR="00670218">
        <w:t>x</w:t>
      </w:r>
      <w:r w:rsidR="00391B74">
        <w:t xml:space="preserve"> </w:t>
      </w:r>
      <w:r w:rsidR="00670218">
        <w:t xml:space="preserve">2 </w:t>
      </w:r>
      <w:r w:rsidR="00670218" w:rsidRPr="00C64BF8">
        <w:rPr>
          <w:rFonts w:ascii="MathJax_Math-italic" w:eastAsia="Times New Roman" w:hAnsi="MathJax_Math-italic" w:cs="Times New Roman"/>
          <w:b/>
          <w:bCs/>
          <w:kern w:val="0"/>
          <w:sz w:val="26"/>
          <w:szCs w:val="26"/>
          <w:bdr w:val="none" w:sz="0" w:space="0" w:color="auto" w:frame="1"/>
          <w14:ligatures w14:val="none"/>
        </w:rPr>
        <w:t>Z</w:t>
      </w:r>
      <w:r w:rsidR="00670218">
        <w:t xml:space="preserve"> matrix</w:t>
      </w:r>
      <w:r w:rsidR="00391B74">
        <w:t xml:space="preserve"> defines two underlying states being represented by 36 observations</w:t>
      </w:r>
      <w:r w:rsidR="00670218">
        <w:t xml:space="preserve">, </w:t>
      </w:r>
      <w:r w:rsidR="00391B74">
        <w:t xml:space="preserve">and </w:t>
      </w:r>
      <w:r w:rsidR="00246989">
        <w:t xml:space="preserve">may </w:t>
      </w:r>
      <w:r w:rsidR="00391B74">
        <w:t xml:space="preserve">be written to </w:t>
      </w:r>
      <w:r w:rsidR="00670218">
        <w:t>selec</w:t>
      </w:r>
      <w:r w:rsidR="00391B74">
        <w:t>t</w:t>
      </w:r>
      <w:r w:rsidR="00670218">
        <w:t xml:space="preserve"> the Indian River as representative of one state and all other streams in the sub-region as representative of a second state. </w:t>
      </w:r>
      <w:r w:rsidR="007C003B">
        <w:t>To</w:t>
      </w:r>
      <w:r w:rsidR="00391B74">
        <w:t xml:space="preserve"> specify a model in which all observations are representative of a single underlying state, </w:t>
      </w:r>
      <w:r w:rsidR="00391B74" w:rsidRPr="00C64BF8">
        <w:rPr>
          <w:rFonts w:ascii="MathJax_Math-italic" w:eastAsia="Times New Roman" w:hAnsi="MathJax_Math-italic" w:cs="Times New Roman"/>
          <w:b/>
          <w:bCs/>
          <w:kern w:val="0"/>
          <w:sz w:val="26"/>
          <w:szCs w:val="26"/>
          <w:bdr w:val="none" w:sz="0" w:space="0" w:color="auto" w:frame="1"/>
          <w14:ligatures w14:val="none"/>
        </w:rPr>
        <w:t>Z</w:t>
      </w:r>
      <w:r w:rsidR="00391B74">
        <w:t xml:space="preserve"> is defined as a 36 x 1</w:t>
      </w:r>
      <w:r w:rsidR="00E82478">
        <w:t xml:space="preserve"> column</w:t>
      </w:r>
      <w:r w:rsidR="00391B74">
        <w:t xml:space="preserve"> vector </w:t>
      </w:r>
      <w:r w:rsidR="00E82478">
        <w:t>of 1’s.</w:t>
      </w:r>
      <w:r w:rsidR="00391B74">
        <w:t xml:space="preserve"> </w:t>
      </w:r>
      <w:r w:rsidR="00670218">
        <w:t xml:space="preserve">No </w:t>
      </w:r>
      <w:r w:rsidR="00391B74">
        <w:t xml:space="preserve">offset is </w:t>
      </w:r>
      <w:r w:rsidR="00670218">
        <w:t xml:space="preserve">estimated for the observation process, but the model allows for distinct trends in both underlying states. </w:t>
      </w:r>
      <w:r w:rsidR="00670218">
        <w:lastRenderedPageBreak/>
        <w:t>Covariate data relating to observers (</w:t>
      </w:r>
      <w:r w:rsidR="00670218" w:rsidRPr="00C64BF8">
        <w:rPr>
          <w:rFonts w:ascii="MathJax_Math-italic" w:eastAsia="Times New Roman" w:hAnsi="MathJax_Math-italic" w:cs="Times New Roman"/>
          <w:b/>
          <w:bCs/>
          <w:kern w:val="0"/>
          <w:sz w:val="26"/>
          <w:szCs w:val="26"/>
          <w:bdr w:val="none" w:sz="0" w:space="0" w:color="auto" w:frame="1"/>
          <w14:ligatures w14:val="none"/>
        </w:rPr>
        <w:t>d</w:t>
      </w:r>
      <w:r w:rsidR="00670218"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670218">
        <w:t xml:space="preserve">) and </w:t>
      </w:r>
      <w:r w:rsidR="00376A4E">
        <w:t xml:space="preserve">the prior year’s </w:t>
      </w:r>
      <w:r w:rsidR="00670218">
        <w:t>ocean climate</w:t>
      </w:r>
      <w:r w:rsidR="007B55B0">
        <w:t xml:space="preserve"> via lagged PDO</w:t>
      </w:r>
      <w:r w:rsidR="00670218">
        <w:t xml:space="preserve"> (</w:t>
      </w:r>
      <w:r w:rsidR="00670218" w:rsidRPr="00C64BF8">
        <w:rPr>
          <w:rFonts w:ascii="MathJax_Math-italic" w:eastAsia="Times New Roman" w:hAnsi="MathJax_Math-italic" w:cs="Times New Roman"/>
          <w:b/>
          <w:bCs/>
          <w:kern w:val="0"/>
          <w:sz w:val="26"/>
          <w:szCs w:val="26"/>
          <w:bdr w:val="none" w:sz="0" w:space="0" w:color="auto" w:frame="1"/>
          <w14:ligatures w14:val="none"/>
        </w:rPr>
        <w:t>c</w:t>
      </w:r>
      <w:r w:rsidR="00670218"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670218">
        <w:t xml:space="preserve">) are included, resulting in the model described below. </w:t>
      </w:r>
    </w:p>
    <w:p w14:paraId="3E1F7F7D" w14:textId="707E42EE" w:rsidR="00670218" w:rsidRPr="008236D7" w:rsidRDefault="00670218" w:rsidP="00612D9D">
      <w:pPr>
        <w:spacing w:after="0" w:line="480" w:lineRule="auto"/>
        <w:jc w:val="center"/>
        <w:rPr>
          <w:rFonts w:ascii="Times New Roman" w:eastAsia="Times New Roman" w:hAnsi="Times New Roman" w:cs="Times New Roman"/>
          <w:kern w:val="0"/>
          <w:sz w:val="26"/>
          <w:szCs w:val="26"/>
          <w14:ligatures w14:val="none"/>
        </w:rPr>
      </w:pPr>
      <w:r w:rsidRPr="00344E76">
        <w:rPr>
          <w:rFonts w:ascii="MathJax_Math-italic" w:eastAsia="Times New Roman" w:hAnsi="MathJax_Math-italic" w:cs="Times New Roman"/>
          <w:b/>
          <w:bCs/>
          <w:kern w:val="0"/>
          <w:sz w:val="26"/>
          <w:szCs w:val="26"/>
          <w:bdr w:val="none" w:sz="0" w:space="0" w:color="auto" w:frame="1"/>
          <w14:ligatures w14:val="none"/>
        </w:rPr>
        <w:t>y</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in" w:eastAsia="Times New Roman" w:hAnsi="MathJax_Main" w:cs="Times New Roman"/>
          <w:kern w:val="0"/>
          <w:sz w:val="26"/>
          <w:szCs w:val="26"/>
          <w:bdr w:val="none" w:sz="0" w:space="0" w:color="auto" w:frame="1"/>
          <w14:ligatures w14:val="none"/>
        </w:rPr>
        <w:t>=</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Zx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Dd</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Pr>
          <w:rFonts w:ascii="MathJax_Math-italic" w:eastAsia="Times New Roman" w:hAnsi="MathJax_Math-italic" w:cs="Times New Roman"/>
          <w:kern w:val="0"/>
          <w:sz w:val="26"/>
          <w:szCs w:val="26"/>
          <w:bdr w:val="none" w:sz="0" w:space="0" w:color="auto" w:frame="1"/>
          <w:vertAlign w:val="subscript"/>
          <w14:ligatures w14:val="none"/>
        </w:rPr>
        <w: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where</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R</w:t>
      </w:r>
      <w:r w:rsidRPr="00530885">
        <w:rPr>
          <w:rFonts w:ascii="MathJax_Main" w:eastAsia="Times New Roman" w:hAnsi="MathJax_Main" w:cs="Times New Roman"/>
          <w:kern w:val="0"/>
          <w:sz w:val="26"/>
          <w:szCs w:val="26"/>
          <w:bdr w:val="none" w:sz="0" w:space="0" w:color="auto" w:frame="1"/>
          <w14:ligatures w14:val="none"/>
        </w:rPr>
        <w:t>)</w:t>
      </w:r>
    </w:p>
    <w:p w14:paraId="596ABED7" w14:textId="6C4D2233" w:rsidR="00670218" w:rsidRPr="00F85DB1" w:rsidRDefault="00670218" w:rsidP="00612D9D">
      <w:pPr>
        <w:spacing w:after="0" w:line="480" w:lineRule="auto"/>
        <w:jc w:val="center"/>
        <w:rPr>
          <w:rFonts w:ascii="Times New Roman" w:eastAsia="Times New Roman" w:hAnsi="Times New Roman" w:cs="Times New Roman"/>
          <w:kern w:val="0"/>
          <w:sz w:val="26"/>
          <w:szCs w:val="26"/>
          <w14:ligatures w14:val="none"/>
        </w:rPr>
      </w:pPr>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Bx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344E76">
        <w:rPr>
          <w:rFonts w:ascii="MathJax_Main" w:eastAsia="Times New Roman" w:hAnsi="MathJax_Main" w:cs="Times New Roman"/>
          <w:b/>
          <w:bCs/>
          <w:kern w:val="0"/>
          <w:sz w:val="26"/>
          <w:szCs w:val="26"/>
          <w:bdr w:val="none" w:sz="0" w:space="0" w:color="auto" w:frame="1"/>
          <w:vertAlign w:val="subscript"/>
          <w14:ligatures w14:val="none"/>
        </w:rPr>
        <w:t>−1</w:t>
      </w:r>
      <w:r w:rsidRPr="00530885">
        <w:rPr>
          <w:rFonts w:ascii="MathJax_Main" w:eastAsia="Times New Roman" w:hAnsi="MathJax_Main" w:cs="Times New Roman"/>
          <w:kern w:val="0"/>
          <w:sz w:val="26"/>
          <w:szCs w:val="26"/>
          <w:bdr w:val="none" w:sz="0" w:space="0" w:color="auto" w:frame="1"/>
          <w14:ligatures w14:val="none"/>
        </w:rPr>
        <w:t xml:space="preserve"> + </w:t>
      </w:r>
      <w:r w:rsidRPr="00344E76">
        <w:rPr>
          <w:rFonts w:ascii="MathJax_Math-italic" w:eastAsia="Times New Roman" w:hAnsi="MathJax_Math-italic" w:cs="Times New Roman"/>
          <w:b/>
          <w:bCs/>
          <w:kern w:val="0"/>
          <w:sz w:val="26"/>
          <w:szCs w:val="26"/>
          <w:bdr w:val="none" w:sz="0" w:space="0" w:color="auto" w:frame="1"/>
          <w14:ligatures w14:val="none"/>
        </w:rPr>
        <w:t>u</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Cc</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xml:space="preserve">, where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Q</w:t>
      </w:r>
      <w:r w:rsidRPr="00530885">
        <w:rPr>
          <w:rFonts w:ascii="MathJax_Main" w:eastAsia="Times New Roman" w:hAnsi="MathJax_Main" w:cs="Times New Roman"/>
          <w:kern w:val="0"/>
          <w:sz w:val="26"/>
          <w:szCs w:val="26"/>
          <w:bdr w:val="none" w:sz="0" w:space="0" w:color="auto" w:frame="1"/>
          <w14:ligatures w14:val="none"/>
        </w:rPr>
        <w:t>)</w:t>
      </w:r>
    </w:p>
    <w:p w14:paraId="2C2328D8" w14:textId="1E7B3B00" w:rsidR="009D55B2" w:rsidRDefault="003C6E79" w:rsidP="003C6E79">
      <w:pPr>
        <w:spacing w:after="0" w:line="480" w:lineRule="auto"/>
        <w:ind w:firstLine="720"/>
      </w:pPr>
      <w:r>
        <w:t xml:space="preserve">Once fitted, this model estimates </w:t>
      </w:r>
      <w:r w:rsidR="00E82478">
        <w:t xml:space="preserve">either one or </w:t>
      </w:r>
      <w:r>
        <w:t>two</w:t>
      </w:r>
      <w:r w:rsidR="00E82478">
        <w:t xml:space="preserve"> </w:t>
      </w:r>
      <w:r>
        <w:t xml:space="preserve">underlying </w:t>
      </w:r>
      <w:r w:rsidR="00E82478">
        <w:t xml:space="preserve">state processes </w:t>
      </w:r>
      <w:r>
        <w:t xml:space="preserve">of pink salmon abundance, </w:t>
      </w:r>
      <w:r w:rsidR="00E82478">
        <w:t xml:space="preserve">depending on the specification of </w:t>
      </w:r>
      <w:r w:rsidR="00E82478" w:rsidRPr="00C64BF8">
        <w:rPr>
          <w:rFonts w:ascii="MathJax_Math-italic" w:eastAsia="Times New Roman" w:hAnsi="MathJax_Math-italic" w:cs="Times New Roman"/>
          <w:b/>
          <w:bCs/>
          <w:kern w:val="0"/>
          <w:sz w:val="26"/>
          <w:szCs w:val="26"/>
          <w:bdr w:val="none" w:sz="0" w:space="0" w:color="auto" w:frame="1"/>
          <w14:ligatures w14:val="none"/>
        </w:rPr>
        <w:t>Z</w:t>
      </w:r>
      <w:r w:rsidR="00E82478">
        <w:t xml:space="preserve">. In the two state model, </w:t>
      </w:r>
      <w:r>
        <w:t>one</w:t>
      </w:r>
      <w:r w:rsidR="00E82478">
        <w:t xml:space="preserve"> state</w:t>
      </w:r>
      <w:r>
        <w:t xml:space="preserve"> </w:t>
      </w:r>
      <w:r w:rsidR="007C003B">
        <w:t>represents</w:t>
      </w:r>
      <w:r>
        <w:t xml:space="preserve"> Indian River</w:t>
      </w:r>
      <w:r w:rsidR="007C003B">
        <w:t>,</w:t>
      </w:r>
      <w:r>
        <w:t xml:space="preserve"> </w:t>
      </w:r>
      <w:r w:rsidR="00E82478">
        <w:t>while</w:t>
      </w:r>
      <w:r>
        <w:t xml:space="preserve"> the other represent</w:t>
      </w:r>
      <w:r w:rsidR="00E82478">
        <w:t>s</w:t>
      </w:r>
      <w:r>
        <w:t xml:space="preserve"> a regional average state of pink salmon abundance in index streams (recall that index streams are selected by ADFG due to their not being heavily influenced by human activity). </w:t>
      </w:r>
      <w:r w:rsidR="00931642">
        <w:t>T</w:t>
      </w:r>
      <w:r w:rsidR="007C003B">
        <w:t>hese separate model specifications are compared for</w:t>
      </w:r>
      <w:r w:rsidR="00931642">
        <w:t xml:space="preserve"> goodness of</w:t>
      </w:r>
      <w:r w:rsidR="007C003B">
        <w:t xml:space="preserve"> fit using AICc</w:t>
      </w:r>
      <w:r w:rsidR="00931642">
        <w:t xml:space="preserve">, a criterion which </w:t>
      </w:r>
      <w:r w:rsidR="00097C72">
        <w:t>is well suited for evaluating models fitted on relatively sparse data (i.e., the small number of observations at Indian River) (Burnham et al. 2010)</w:t>
      </w:r>
      <w:r w:rsidR="00931642">
        <w:t>.</w:t>
      </w:r>
      <w:r w:rsidR="007C003B">
        <w:t xml:space="preserve"> </w:t>
      </w:r>
      <w:r w:rsidR="00E82478">
        <w:t xml:space="preserve"> </w:t>
      </w:r>
    </w:p>
    <w:p w14:paraId="597B7B49" w14:textId="6BFF4266" w:rsidR="006E6B42" w:rsidRDefault="006E6B42" w:rsidP="006E6B42">
      <w:pPr>
        <w:spacing w:after="0" w:line="480" w:lineRule="auto"/>
      </w:pPr>
      <w:r>
        <w:tab/>
        <w:t xml:space="preserve">The above description of an approach comparing a one-state model to a two-state model as a means of determining whether pink salmon abundances at Indian River substantially differ from those observed elsewhere in the reason is made additionally complicated by the life history of pink salmon leading to the existence of genetically distinct populations in the same stream in even- and odd-year runs. This means that, in order to evaluate whether abundances at Indian River are exhibiting behaviors atypical of an equivalent pink salmon stream in the region, there are four models that must be fit. The first is the equivalent of the abstract two-state model, where for each run (even and odd) the underlying state process of pink salmon at Indian River is estimated separately from the underlying state of the wider region, meaning the model estimates four state processes total. Next, the equivalent of the abstract one-state model </w:t>
      </w:r>
      <w:r>
        <w:lastRenderedPageBreak/>
        <w:t xml:space="preserve">is specified such that, for each run, all 35 index streams and Indian River are treated as representative of one underlying state, leading to the model estimating two state processes total. There </w:t>
      </w:r>
      <w:r w:rsidR="006002FE">
        <w:t>are</w:t>
      </w:r>
      <w:r>
        <w:t xml:space="preserve"> two other important cases to consider. What if, due to some variation in the underlying genetics of each run, that odd-year runs at Indian River exhibit substantial variation in annual abundance from those of streams in the wider region, while even-runs at Indian River generally fall within the region’s natural range of variation, or vice versa? To evaluate these cases, two three-state models are specified, in which Indian River abundance is estimated separately for one run, while the other is included as part of the regional underlying state. Evaluation of model fit using AICc then determines which of these model structures most closely fits the observed data.</w:t>
      </w:r>
    </w:p>
    <w:p w14:paraId="24677741" w14:textId="77777777" w:rsidR="00670218" w:rsidRDefault="00670218" w:rsidP="00612D9D">
      <w:pPr>
        <w:pStyle w:val="ListParagraph"/>
        <w:spacing w:after="0" w:line="480" w:lineRule="auto"/>
        <w:ind w:left="360"/>
      </w:pPr>
    </w:p>
    <w:p w14:paraId="5AC12240" w14:textId="77777777" w:rsidR="00060EB8" w:rsidRPr="00C64BF8" w:rsidRDefault="00060EB8" w:rsidP="00060EB8">
      <w:pPr>
        <w:spacing w:after="0" w:line="480" w:lineRule="auto"/>
        <w:rPr>
          <w:b/>
          <w:bCs/>
        </w:rPr>
      </w:pPr>
      <w:r w:rsidRPr="00C64BF8">
        <w:rPr>
          <w:b/>
          <w:bCs/>
        </w:rPr>
        <w:t>Effect of Hatchery Operations</w:t>
      </w:r>
    </w:p>
    <w:p w14:paraId="3E4BDDD2" w14:textId="77777777" w:rsidR="00060EB8" w:rsidRDefault="00060EB8" w:rsidP="00060EB8">
      <w:pPr>
        <w:spacing w:after="0" w:line="480" w:lineRule="auto"/>
      </w:pPr>
      <w:r>
        <w:t xml:space="preserve">The timeline of SJH potentially impacting pink salmon abundance at Indian River is reasonably straightforward: hatchery operations begin in 1975, meaning that given the short life cycle of pink salmon, the first returning adults would appear shortly thereafter (it is unclear from available documentation whether a brood of fish were released in 1975 or if that was the first year broodstock was taken from sources at Indian River and Starrigavan Creek). For the first three decades of its existence, SJH was permitted to propagate 1 million pink salmon eggs per year, with this number increased to 3 million in 2010. This then defines three distinct time periods of SJH production: pre-1975 with no hatchery operations, 1975-2009 with low level operations, and post-2010 with high level operations (Stopha 2015). </w:t>
      </w:r>
    </w:p>
    <w:p w14:paraId="7F89A2B1" w14:textId="77777777" w:rsidR="00060EB8" w:rsidRDefault="00060EB8" w:rsidP="00060EB8">
      <w:pPr>
        <w:spacing w:after="0" w:line="480" w:lineRule="auto"/>
        <w:ind w:firstLine="720"/>
      </w:pPr>
      <w:r>
        <w:lastRenderedPageBreak/>
        <w:t>This research seeks to take advantage of these distinct time periods by utilizing a difference-in-difference (DD) framework. This quasi-experimental approach is designed to assess the impact of an intervention (in this case the operations of SJH) on an outcome of interest (pink salmon abundance at Indian River). DD modeling compares a treatment group to a control group across two time periods, pre- and post- intervention. The general structure of a difference-in-difference model is as follows:</w:t>
      </w:r>
    </w:p>
    <w:p w14:paraId="5E336599" w14:textId="77777777" w:rsidR="00060EB8" w:rsidRDefault="00060EB8" w:rsidP="00060EB8">
      <w:pPr>
        <w:spacing w:after="0" w:line="480" w:lineRule="auto"/>
        <w:jc w:val="center"/>
      </w:pPr>
      <w:r>
        <w:rPr>
          <w:rFonts w:ascii="MathJax_Math-italic" w:eastAsia="Times New Roman" w:hAnsi="MathJax_Math-italic" w:cs="Times New Roman"/>
          <w:kern w:val="0"/>
          <w:sz w:val="26"/>
          <w:szCs w:val="26"/>
          <w:bdr w:val="none" w:sz="0" w:space="0" w:color="auto" w:frame="1"/>
          <w14:ligatures w14:val="none"/>
        </w:rPr>
        <w:t>y</w:t>
      </w:r>
      <w:r>
        <w:rPr>
          <w:rFonts w:ascii="MathJax_Math-italic" w:eastAsia="Times New Roman" w:hAnsi="MathJax_Math-italic" w:cs="Times New Roman"/>
          <w:kern w:val="0"/>
          <w:sz w:val="26"/>
          <w:szCs w:val="26"/>
          <w:bdr w:val="none" w:sz="0" w:space="0" w:color="auto" w:frame="1"/>
          <w:vertAlign w:val="subscript"/>
          <w14:ligatures w14:val="none"/>
        </w:rPr>
        <w:t>i,t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sidRPr="00CB564F">
        <w:rPr>
          <w:rFonts w:ascii="MathJax_Math-italic" w:eastAsia="Times New Roman" w:hAnsi="MathJax_Math-italic" w:cs="Times New Roman"/>
          <w:kern w:val="0"/>
          <w:sz w:val="26"/>
          <w:szCs w:val="26"/>
          <w:bdr w:val="none" w:sz="0" w:space="0" w:color="auto" w:frame="1"/>
          <w:vertAlign w:val="subscript"/>
          <w14:ligatures w14:val="none"/>
        </w:rPr>
        <w:t>0</w:t>
      </w:r>
      <w:r w:rsidRPr="00530885">
        <w:rPr>
          <w:rFonts w:ascii="MathJax_Main" w:eastAsia="Times New Roman" w:hAnsi="MathJax_Main" w:cs="Times New Roman"/>
          <w:kern w:val="0"/>
          <w:sz w:val="26"/>
          <w:szCs w:val="26"/>
          <w:bdr w:val="none" w:sz="0" w:space="0" w:color="auto" w:frame="1"/>
          <w14:ligatures w14:val="none"/>
        </w:rPr>
        <w:t xml:space="preserve"> +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1</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treatment</w:t>
      </w:r>
      <w:r>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2</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 xml:space="preserve">post </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3</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post</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 xml:space="preserve">treatment </w:t>
      </w:r>
      <w:r w:rsidRPr="00530885">
        <w:rPr>
          <w:rFonts w:ascii="MathJax_Main" w:eastAsia="Times New Roman" w:hAnsi="MathJax_Main" w:cs="Times New Roman"/>
          <w:kern w:val="0"/>
          <w:sz w:val="26"/>
          <w:szCs w:val="26"/>
          <w:bdr w:val="none" w:sz="0" w:space="0" w:color="auto" w:frame="1"/>
          <w14:ligatures w14:val="none"/>
        </w:rPr>
        <w:t>+</w:t>
      </w:r>
      <w:r>
        <w:rPr>
          <w:rFonts w:ascii="MathJax_Main" w:eastAsia="Times New Roman" w:hAnsi="MathJax_Main" w:cs="Times New Roman"/>
          <w:kern w:val="0"/>
          <w:sz w:val="26"/>
          <w:szCs w:val="26"/>
          <w:bdr w:val="none" w:sz="0" w:space="0" w:color="auto" w:frame="1"/>
          <w14:ligatures w14:val="none"/>
        </w:rPr>
        <w:t xml:space="preserve"> </w:t>
      </w:r>
      <w:r>
        <w:rPr>
          <w:rFonts w:ascii="MathJax_Math-italic" w:eastAsia="Times New Roman" w:hAnsi="MathJax_Math-italic" w:cs="Times New Roman"/>
          <w:kern w:val="0"/>
          <w:sz w:val="26"/>
          <w:szCs w:val="26"/>
          <w:bdr w:val="none" w:sz="0" w:space="0" w:color="auto" w:frame="1"/>
          <w14:ligatures w14:val="none"/>
        </w:rPr>
        <w:t>e</w:t>
      </w:r>
      <w:r>
        <w:rPr>
          <w:rFonts w:ascii="MathJax_Math-italic" w:eastAsia="Times New Roman" w:hAnsi="MathJax_Math-italic" w:cs="Times New Roman"/>
          <w:kern w:val="0"/>
          <w:sz w:val="26"/>
          <w:szCs w:val="26"/>
          <w:bdr w:val="none" w:sz="0" w:space="0" w:color="auto" w:frame="1"/>
          <w:vertAlign w:val="subscript"/>
          <w14:ligatures w14:val="none"/>
        </w:rPr>
        <w:t>i,t</w:t>
      </w:r>
    </w:p>
    <w:p w14:paraId="74CD7DD0" w14:textId="77777777" w:rsidR="00060EB8" w:rsidRDefault="00060EB8" w:rsidP="00060EB8">
      <w:pPr>
        <w:spacing w:after="0" w:line="480" w:lineRule="auto"/>
      </w:pPr>
      <w:r>
        <w:t xml:space="preserve">In the above, </w:t>
      </w:r>
      <w:r w:rsidRPr="00C64BF8">
        <w:rPr>
          <w:rFonts w:ascii="MathJax_Math-italic" w:eastAsia="Times New Roman" w:hAnsi="MathJax_Math-italic" w:cs="Times New Roman"/>
          <w:kern w:val="0"/>
          <w:sz w:val="26"/>
          <w:szCs w:val="26"/>
          <w:bdr w:val="none" w:sz="0" w:space="0" w:color="auto" w:frame="1"/>
          <w14:ligatures w14:val="none"/>
        </w:rPr>
        <w:t>i</w:t>
      </w:r>
      <w:r>
        <w:t xml:space="preserve"> indexes whether an observation (</w:t>
      </w:r>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r>
        <w:t xml:space="preserve">) relates to the treatment or control group, while </w:t>
      </w:r>
      <w:r w:rsidRPr="00C64BF8">
        <w:rPr>
          <w:rFonts w:ascii="MathJax_Math-italic" w:eastAsia="Times New Roman" w:hAnsi="MathJax_Math-italic" w:cs="Times New Roman"/>
          <w:kern w:val="0"/>
          <w:sz w:val="26"/>
          <w:szCs w:val="26"/>
          <w:bdr w:val="none" w:sz="0" w:space="0" w:color="auto" w:frame="1"/>
          <w14:ligatures w14:val="none"/>
        </w:rPr>
        <w:t>t</w:t>
      </w:r>
      <w:r>
        <w:t xml:space="preserve"> indexes whether that same observation comes from before or after the treatment is applied. </w:t>
      </w:r>
      <w:r w:rsidRPr="00C64BF8">
        <w:rPr>
          <w:rFonts w:ascii="MathJax_Math-italic" w:eastAsia="Times New Roman" w:hAnsi="MathJax_Math-italic" w:cs="Times New Roman"/>
          <w:kern w:val="0"/>
          <w:sz w:val="26"/>
          <w:szCs w:val="26"/>
          <w:bdr w:val="none" w:sz="0" w:space="0" w:color="auto" w:frame="1"/>
          <w14:ligatures w14:val="none"/>
        </w:rPr>
        <w:t>D</w:t>
      </w:r>
      <w:r w:rsidRPr="00C64BF8">
        <w:rPr>
          <w:rFonts w:ascii="MathJax_Math-italic" w:eastAsia="Times New Roman" w:hAnsi="MathJax_Math-italic" w:cs="Times New Roman"/>
          <w:kern w:val="0"/>
          <w:sz w:val="26"/>
          <w:szCs w:val="26"/>
          <w:bdr w:val="none" w:sz="0" w:space="0" w:color="auto" w:frame="1"/>
          <w:vertAlign w:val="subscript"/>
          <w14:ligatures w14:val="none"/>
        </w:rPr>
        <w:t>treatment</w:t>
      </w:r>
      <w:r>
        <w:t xml:space="preserve"> is equal to 1 when </w:t>
      </w:r>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r>
        <w:t xml:space="preserve"> is part of the treatment group and equal to 0 otherwise. Similarly, </w:t>
      </w:r>
      <w:r w:rsidRPr="00C64BF8">
        <w:rPr>
          <w:rFonts w:ascii="MathJax_Math-italic" w:eastAsia="Times New Roman" w:hAnsi="MathJax_Math-italic" w:cs="Times New Roman"/>
          <w:kern w:val="0"/>
          <w:sz w:val="26"/>
          <w:szCs w:val="26"/>
          <w:bdr w:val="none" w:sz="0" w:space="0" w:color="auto" w:frame="1"/>
          <w14:ligatures w14:val="none"/>
        </w:rPr>
        <w:t>D</w:t>
      </w:r>
      <w:r w:rsidRPr="00C64BF8">
        <w:rPr>
          <w:rFonts w:ascii="MathJax_Math-italic" w:eastAsia="Times New Roman" w:hAnsi="MathJax_Math-italic" w:cs="Times New Roman"/>
          <w:kern w:val="0"/>
          <w:sz w:val="26"/>
          <w:szCs w:val="26"/>
          <w:bdr w:val="none" w:sz="0" w:space="0" w:color="auto" w:frame="1"/>
          <w:vertAlign w:val="subscript"/>
          <w14:ligatures w14:val="none"/>
        </w:rPr>
        <w:t>post</w:t>
      </w:r>
      <w:r>
        <w:t xml:space="preserve"> is equal to 1 when </w:t>
      </w:r>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r>
        <w:t xml:space="preserve"> is observed after treatment is applied, and equal to 0 when </w:t>
      </w:r>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r>
        <w:t xml:space="preserve"> is observed before. These indicator variables allow for the estimation of a net effect of treatment on the treatment group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3</w:t>
      </w:r>
      <w:r>
        <w:t>) by first controlling for differing characteristics in the treatment and control group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1</w:t>
      </w:r>
      <w:r>
        <w:t>) and differences in the pre- and post-treatment time periods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2</w:t>
      </w:r>
      <w:r>
        <w:t xml:space="preserve">). Crucially, input data must cover both a control and treatment group, as well as time periods before and after the intervention of interest. It is important to note that in this case, and indeed in almost every application of DD modeling, true controls in the sense of those resulting from a randomized experimental design are unavailable. Instead, researchers must make do with treating what might be referred to as reference states as control groups. The assumption that these reference states are suitable proxies for randomized control groups, known as the parallel trends assumption, is bolstered through the application of event </w:t>
      </w:r>
      <w:r>
        <w:lastRenderedPageBreak/>
        <w:t>studies which evaluate whether trends in control and treatment groups are mathematically similar in the pre-treatment period (Cunningham 2021).</w:t>
      </w:r>
    </w:p>
    <w:p w14:paraId="28256842" w14:textId="77777777" w:rsidR="00A2387C" w:rsidRDefault="00060EB8" w:rsidP="00A2387C">
      <w:pPr>
        <w:spacing w:after="0" w:line="480" w:lineRule="auto"/>
        <w:ind w:firstLine="360"/>
      </w:pPr>
      <w:r>
        <w:t>This research applies a DD framework to MARSS models in order to once again control for observation error and to capture the autoregressive behavior of the underlying state processes. The indicator variables described above are included as covariate data in the process equation (</w:t>
      </w:r>
      <w:r w:rsidRPr="00C64BF8">
        <w:rPr>
          <w:rFonts w:ascii="MathJax_Math-italic" w:eastAsia="Times New Roman" w:hAnsi="MathJax_Math-italic" w:cs="Times New Roman"/>
          <w:b/>
          <w:bCs/>
          <w:kern w:val="0"/>
          <w:sz w:val="26"/>
          <w:szCs w:val="26"/>
          <w:bdr w:val="none" w:sz="0" w:space="0" w:color="auto" w:frame="1"/>
          <w14:ligatures w14:val="none"/>
        </w:rPr>
        <w:t>c</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with </w:t>
      </w:r>
      <w:r w:rsidRPr="00344E76">
        <w:rPr>
          <w:rFonts w:ascii="MathJax_Math-italic" w:eastAsia="Times New Roman" w:hAnsi="MathJax_Math-italic" w:cs="Times New Roman"/>
          <w:b/>
          <w:bCs/>
          <w:kern w:val="0"/>
          <w:sz w:val="26"/>
          <w:szCs w:val="26"/>
          <w:bdr w:val="none" w:sz="0" w:space="0" w:color="auto" w:frame="1"/>
          <w14:ligatures w14:val="none"/>
        </w:rPr>
        <w:t>C</w:t>
      </w:r>
      <w:r>
        <w:t xml:space="preserve"> specified to capture the effects of interest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1</w:t>
      </w:r>
      <w:r>
        <w:t xml:space="preserve">, </w:t>
      </w:r>
      <w:r w:rsidRPr="00C64BF8">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2</w:t>
      </w:r>
      <w:r>
        <w:t xml:space="preserve">, and </w:t>
      </w:r>
      <w:r w:rsidRPr="00C64BF8">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3</w:t>
      </w:r>
      <w:r>
        <w:t xml:space="preserve">). Observations of pink salmon abundances at Indian River are assigned to the treatment group while observations at ADFG’s other </w:t>
      </w:r>
      <w:r w:rsidRPr="003C6E79">
        <w:rPr>
          <w:i/>
          <w:iCs/>
        </w:rPr>
        <w:t>north southeast (outside)</w:t>
      </w:r>
      <w:r>
        <w:t xml:space="preserve"> index streams form the control group. The treatment period is defined as post-1980, which allows hatchery operations for a couple of brood years to ramp up. A separate specification of the DD model includes an indicator variable related to periods pre- and post-2010, to assess the impact of heightened pink salmon production. Models are specified including additional covariates to further isolate the effect of interest, controlling for observer, for PDO, for both, and for neither. These competing specifications are evaluated for best fit using AICc. </w:t>
      </w:r>
    </w:p>
    <w:p w14:paraId="5A918DB5" w14:textId="726F0526" w:rsidR="002A4213" w:rsidRDefault="00060EB8" w:rsidP="00A2387C">
      <w:pPr>
        <w:spacing w:after="0" w:line="480" w:lineRule="auto"/>
        <w:ind w:firstLine="360"/>
      </w:pPr>
      <w:r>
        <w:t>To ensure that the parallel trends assumption holds between treatment and control groups during the pre-treatment period, event studies are undertaken on the best fit models</w:t>
      </w:r>
      <w:r w:rsidR="002A4213">
        <w:t xml:space="preserve">. </w:t>
      </w:r>
      <w:r w:rsidR="002A4213">
        <w:t>S</w:t>
      </w:r>
      <w:r w:rsidR="002A4213">
        <w:t>imple linear models are structured to isolate the effect of Indian River on pink salmon abundances during pre-treatment periods, as illustrated below:</w:t>
      </w:r>
    </w:p>
    <w:p w14:paraId="1CF65058" w14:textId="77777777" w:rsidR="002A4213" w:rsidRDefault="002A4213" w:rsidP="002A4213">
      <w:pPr>
        <w:spacing w:after="0" w:line="480" w:lineRule="auto"/>
      </w:pPr>
    </w:p>
    <w:p w14:paraId="3074EF8D" w14:textId="77777777" w:rsidR="002A4213" w:rsidRPr="008F33A8" w:rsidRDefault="002A4213" w:rsidP="002A4213">
      <w:pPr>
        <w:spacing w:after="0" w:line="480" w:lineRule="auto"/>
        <w:jc w:val="center"/>
        <w:rPr>
          <w:rFonts w:ascii="Times New Roman" w:eastAsia="Times New Roman" w:hAnsi="Times New Roman" w:cs="Times New Roman"/>
          <w:kern w:val="0"/>
          <w:sz w:val="26"/>
          <w:szCs w:val="26"/>
          <w14:ligatures w14:val="none"/>
        </w:rPr>
      </w:pPr>
      <w:r>
        <w:rPr>
          <w:rFonts w:ascii="MathJax_Math-italic" w:eastAsia="Times New Roman" w:hAnsi="MathJax_Math-italic" w:cs="Times New Roman"/>
          <w:kern w:val="0"/>
          <w:sz w:val="26"/>
          <w:szCs w:val="26"/>
          <w:bdr w:val="none" w:sz="0" w:space="0" w:color="auto" w:frame="1"/>
          <w14:ligatures w14:val="none"/>
        </w:rPr>
        <w:t>y</w:t>
      </w:r>
      <w:r>
        <w:rPr>
          <w:rFonts w:ascii="MathJax_Math-italic" w:eastAsia="Times New Roman" w:hAnsi="MathJax_Math-italic" w:cs="Times New Roman"/>
          <w:kern w:val="0"/>
          <w:sz w:val="26"/>
          <w:szCs w:val="26"/>
          <w:bdr w:val="none" w:sz="0" w:space="0" w:color="auto" w:frame="1"/>
          <w:vertAlign w:val="subscript"/>
          <w14:ligatures w14:val="none"/>
        </w:rPr>
        <w:t>i,t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sidRPr="00CB564F">
        <w:rPr>
          <w:rFonts w:ascii="MathJax_Math-italic" w:eastAsia="Times New Roman" w:hAnsi="MathJax_Math-italic" w:cs="Times New Roman"/>
          <w:kern w:val="0"/>
          <w:sz w:val="26"/>
          <w:szCs w:val="26"/>
          <w:bdr w:val="none" w:sz="0" w:space="0" w:color="auto" w:frame="1"/>
          <w:vertAlign w:val="subscript"/>
          <w14:ligatures w14:val="none"/>
        </w:rPr>
        <w:t>0</w:t>
      </w:r>
      <w:r w:rsidRPr="00530885">
        <w:rPr>
          <w:rFonts w:ascii="MathJax_Main" w:eastAsia="Times New Roman" w:hAnsi="MathJax_Main" w:cs="Times New Roman"/>
          <w:kern w:val="0"/>
          <w:sz w:val="26"/>
          <w:szCs w:val="26"/>
          <w:bdr w:val="none" w:sz="0" w:space="0" w:color="auto" w:frame="1"/>
          <w14:ligatures w14:val="none"/>
        </w:rPr>
        <w:t xml:space="preserve"> +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1</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 xml:space="preserve">Indian River </w:t>
      </w:r>
      <w:r w:rsidRPr="00530885">
        <w:rPr>
          <w:rFonts w:ascii="MathJax_Main" w:eastAsia="Times New Roman" w:hAnsi="MathJax_Main" w:cs="Times New Roman"/>
          <w:kern w:val="0"/>
          <w:sz w:val="26"/>
          <w:szCs w:val="26"/>
          <w:bdr w:val="none" w:sz="0" w:space="0" w:color="auto" w:frame="1"/>
          <w14:ligatures w14:val="none"/>
        </w:rPr>
        <w:t>+</w:t>
      </w:r>
      <w:r>
        <w:rPr>
          <w:rFonts w:ascii="MathJax_Main" w:eastAsia="Times New Roman" w:hAnsi="MathJax_Main" w:cs="Times New Roman"/>
          <w:kern w:val="0"/>
          <w:sz w:val="26"/>
          <w:szCs w:val="26"/>
          <w:bdr w:val="none" w:sz="0" w:space="0" w:color="auto" w:frame="1"/>
          <w14:ligatures w14:val="none"/>
        </w:rPr>
        <w:t xml:space="preserve"> </w:t>
      </w:r>
      <w:r>
        <w:rPr>
          <w:rFonts w:ascii="MathJax_Math-italic" w:eastAsia="Times New Roman" w:hAnsi="MathJax_Math-italic" w:cs="Times New Roman"/>
          <w:kern w:val="0"/>
          <w:sz w:val="26"/>
          <w:szCs w:val="26"/>
          <w:bdr w:val="none" w:sz="0" w:space="0" w:color="auto" w:frame="1"/>
          <w14:ligatures w14:val="none"/>
        </w:rPr>
        <w:t>e</w:t>
      </w:r>
      <w:r>
        <w:rPr>
          <w:rFonts w:ascii="MathJax_Math-italic" w:eastAsia="Times New Roman" w:hAnsi="MathJax_Math-italic" w:cs="Times New Roman"/>
          <w:kern w:val="0"/>
          <w:sz w:val="26"/>
          <w:szCs w:val="26"/>
          <w:bdr w:val="none" w:sz="0" w:space="0" w:color="auto" w:frame="1"/>
          <w:vertAlign w:val="subscript"/>
          <w14:ligatures w14:val="none"/>
        </w:rPr>
        <w:t>i,t</w:t>
      </w:r>
    </w:p>
    <w:p w14:paraId="1116B4D0" w14:textId="77777777" w:rsidR="002A4213" w:rsidRDefault="002A4213" w:rsidP="002A4213">
      <w:pPr>
        <w:spacing w:after="0" w:line="480" w:lineRule="auto"/>
      </w:pPr>
    </w:p>
    <w:p w14:paraId="32D3E6AE" w14:textId="6D33B88F" w:rsidR="00060EB8" w:rsidRDefault="002A4213" w:rsidP="002A4213">
      <w:pPr>
        <w:spacing w:after="0" w:line="480" w:lineRule="auto"/>
      </w:pPr>
      <w:r>
        <w:lastRenderedPageBreak/>
        <w:t xml:space="preserve">Here, the variable </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 xml:space="preserve">Indian River </w:t>
      </w:r>
      <w:r>
        <w:t>indicates whether or not an observation was taken at Indian River (</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Indian River</w:t>
      </w:r>
      <w:r>
        <w:t xml:space="preserve"> = 1) or elsewhere in the </w:t>
      </w:r>
      <w:r w:rsidRPr="003C6E79">
        <w:rPr>
          <w:i/>
          <w:iCs/>
        </w:rPr>
        <w:t>north southeast (outside)</w:t>
      </w:r>
      <w:r>
        <w:t xml:space="preserve"> region (</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Indian River</w:t>
      </w:r>
      <w:r>
        <w:t xml:space="preserve"> = 0). If indeed treatment and control groups are similar during the pre-treatment period, then the effect of Indian River on pink salmon abundances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1</w:t>
      </w:r>
      <w:r>
        <w:t xml:space="preserve">) should not be statistically significant. </w:t>
      </w:r>
      <w:r>
        <w:t>I</w:t>
      </w:r>
      <w:r w:rsidR="00060EB8">
        <w:t xml:space="preserve">f these groups significantly differ, a synthetic control group is constructed using a weighted average of untreated streams to match the Indian River’s pre-treatment trend. </w:t>
      </w:r>
    </w:p>
    <w:p w14:paraId="62C5440C" w14:textId="6D6F02AA" w:rsidR="00060EB8" w:rsidRDefault="00060EB8" w:rsidP="00060EB8">
      <w:pPr>
        <w:spacing w:after="0" w:line="480" w:lineRule="auto"/>
        <w:ind w:firstLine="360"/>
      </w:pPr>
      <w:commentRangeStart w:id="36"/>
      <w:r>
        <w:t xml:space="preserve">Parametric bootstrapping is employed on the best fit models to construct confidence intervals around these </w:t>
      </w:r>
      <w:commentRangeEnd w:id="36"/>
      <w:r w:rsidR="00A2387C">
        <w:rPr>
          <w:rStyle w:val="CommentReference"/>
          <w:sz w:val="24"/>
          <w:szCs w:val="24"/>
        </w:rPr>
        <w:commentReference w:id="36"/>
      </w:r>
      <w:r>
        <w:t xml:space="preserve">parameter estimates. A statistically significant estimate of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3</w:t>
      </w:r>
      <w:r>
        <w:t xml:space="preserve"> greater than 0 would indicate that SJH operations are exerting upward pressure on Indian River pink salmon abundance. However, even if an estimate is found to be statistically significant, the size of the effect must also be considered, as even a significant effect may not be responsible for a large impact on salmon abundance. </w:t>
      </w:r>
    </w:p>
    <w:p w14:paraId="498878BE" w14:textId="77777777" w:rsidR="00670218" w:rsidRDefault="00670218" w:rsidP="00612D9D">
      <w:pPr>
        <w:pStyle w:val="ListParagraph"/>
        <w:spacing w:after="0" w:line="480" w:lineRule="auto"/>
        <w:ind w:left="360"/>
      </w:pPr>
    </w:p>
    <w:p w14:paraId="138CEDF0" w14:textId="77777777" w:rsidR="00670218" w:rsidRPr="00C64BF8" w:rsidRDefault="00670218" w:rsidP="00C64BF8">
      <w:pPr>
        <w:spacing w:after="0" w:line="480" w:lineRule="auto"/>
        <w:rPr>
          <w:b/>
          <w:bCs/>
        </w:rPr>
      </w:pPr>
      <w:r w:rsidRPr="00C64BF8">
        <w:rPr>
          <w:b/>
          <w:bCs/>
        </w:rPr>
        <w:t>Effect of Hatchery Releases</w:t>
      </w:r>
    </w:p>
    <w:p w14:paraId="7ED5AA68" w14:textId="761CACFC" w:rsidR="00F4350E" w:rsidRDefault="004B019B" w:rsidP="00C64BF8">
      <w:pPr>
        <w:spacing w:after="0" w:line="480" w:lineRule="auto"/>
      </w:pPr>
      <w:r>
        <w:t>Finally</w:t>
      </w:r>
      <w:r w:rsidR="00670218">
        <w:t xml:space="preserve">, </w:t>
      </w:r>
      <w:r w:rsidR="00060EB8">
        <w:t>this research</w:t>
      </w:r>
      <w:r w:rsidR="00670218">
        <w:t xml:space="preserve"> focus</w:t>
      </w:r>
      <w:r w:rsidR="00060EB8">
        <w:t>es</w:t>
      </w:r>
      <w:r w:rsidR="00670218">
        <w:t xml:space="preserve"> on the effect of the number of fish released by the hatchery each year. While scarcity of available stray rate data makes a direct analysis of the impacts of straying impossible, the impacts of hatchery releases on pink salmon abundance at Indian River (as well as the inverse)</w:t>
      </w:r>
      <w:r w:rsidR="00060EB8">
        <w:t xml:space="preserve"> are estimated</w:t>
      </w:r>
      <w:r w:rsidR="00205B63">
        <w:t xml:space="preserve"> via the same MARSS models described above</w:t>
      </w:r>
      <w:r w:rsidR="00670218">
        <w:t xml:space="preserve">. </w:t>
      </w:r>
      <w:commentRangeStart w:id="37"/>
      <w:commentRangeStart w:id="38"/>
      <w:commentRangeStart w:id="39"/>
      <w:commentRangeStart w:id="40"/>
      <w:r w:rsidR="00670218">
        <w:t xml:space="preserve">It is important to consider the effect of straying both to and from Indian River, as both would influence the abundances observed in stream. </w:t>
      </w:r>
      <w:commentRangeEnd w:id="39"/>
      <w:r w:rsidR="00205B63">
        <w:rPr>
          <w:rStyle w:val="CommentReference"/>
          <w:sz w:val="24"/>
          <w:szCs w:val="24"/>
        </w:rPr>
        <w:commentReference w:id="39"/>
      </w:r>
      <w:commentRangeEnd w:id="40"/>
      <w:r w:rsidR="00F275C7">
        <w:rPr>
          <w:rStyle w:val="CommentReference"/>
          <w:sz w:val="24"/>
          <w:szCs w:val="24"/>
        </w:rPr>
        <w:commentReference w:id="40"/>
      </w:r>
      <w:r w:rsidR="00670218">
        <w:t xml:space="preserve">By specifying </w:t>
      </w:r>
      <w:r w:rsidR="00670218" w:rsidRPr="00C64BF8">
        <w:rPr>
          <w:rFonts w:ascii="MathJax_Math-italic" w:eastAsia="Times New Roman" w:hAnsi="MathJax_Math-italic" w:cs="Times New Roman"/>
          <w:b/>
          <w:bCs/>
          <w:kern w:val="0"/>
          <w:sz w:val="26"/>
          <w:szCs w:val="26"/>
          <w:bdr w:val="none" w:sz="0" w:space="0" w:color="auto" w:frame="1"/>
          <w14:ligatures w14:val="none"/>
        </w:rPr>
        <w:t>B</w:t>
      </w:r>
      <w:r w:rsidR="00670218">
        <w:t xml:space="preserve"> as a 2x2 matrix with four unique elements, the effect of the number of fish returning to each system in time step </w:t>
      </w:r>
      <w:r w:rsidR="00670218" w:rsidRPr="00C64BF8">
        <w:rPr>
          <w:rFonts w:ascii="MathJax_Math-italic" w:eastAsia="Times New Roman" w:hAnsi="MathJax_Math-italic" w:cs="Times New Roman"/>
          <w:kern w:val="0"/>
          <w:sz w:val="26"/>
          <w:szCs w:val="26"/>
          <w:bdr w:val="none" w:sz="0" w:space="0" w:color="auto" w:frame="1"/>
          <w14:ligatures w14:val="none"/>
        </w:rPr>
        <w:t>t-1</w:t>
      </w:r>
      <w:r w:rsidR="00670218">
        <w:t xml:space="preserve"> on the number of fish returning to each system in time step </w:t>
      </w:r>
      <w:r w:rsidR="00670218" w:rsidRPr="00C64BF8">
        <w:rPr>
          <w:rFonts w:ascii="MathJax_Math-italic" w:eastAsia="Times New Roman" w:hAnsi="MathJax_Math-italic" w:cs="Times New Roman"/>
          <w:kern w:val="0"/>
          <w:sz w:val="26"/>
          <w:szCs w:val="26"/>
          <w:bdr w:val="none" w:sz="0" w:space="0" w:color="auto" w:frame="1"/>
          <w14:ligatures w14:val="none"/>
        </w:rPr>
        <w:t>t</w:t>
      </w:r>
      <w:r w:rsidR="00F275C7">
        <w:t xml:space="preserve"> is isolated.</w:t>
      </w:r>
      <w:r w:rsidR="00670218">
        <w:t xml:space="preserve"> It is important to note that, because </w:t>
      </w:r>
      <w:r w:rsidR="00670218">
        <w:lastRenderedPageBreak/>
        <w:t>escapement data are log</w:t>
      </w:r>
      <w:r>
        <w:t>-</w:t>
      </w:r>
      <w:r w:rsidR="00670218">
        <w:t xml:space="preserve">transformed, the </w:t>
      </w:r>
      <w:r w:rsidR="00670218" w:rsidRPr="00C64BF8">
        <w:rPr>
          <w:rFonts w:ascii="MathJax_Math-italic" w:eastAsia="Times New Roman" w:hAnsi="MathJax_Math-italic" w:cs="Times New Roman"/>
          <w:b/>
          <w:bCs/>
          <w:kern w:val="0"/>
          <w:sz w:val="26"/>
          <w:szCs w:val="26"/>
          <w:bdr w:val="none" w:sz="0" w:space="0" w:color="auto" w:frame="1"/>
          <w14:ligatures w14:val="none"/>
        </w:rPr>
        <w:t>B</w:t>
      </w:r>
      <w:r w:rsidR="00670218">
        <w:t xml:space="preserve"> elements estimated will be associated with percent increases from one time step to the next.</w:t>
      </w:r>
      <w:commentRangeEnd w:id="37"/>
      <w:r w:rsidR="009B5B49">
        <w:rPr>
          <w:rStyle w:val="CommentReference"/>
          <w:sz w:val="24"/>
          <w:szCs w:val="24"/>
        </w:rPr>
        <w:commentReference w:id="37"/>
      </w:r>
      <w:commentRangeEnd w:id="38"/>
      <w:r w:rsidR="00F275C7">
        <w:rPr>
          <w:rStyle w:val="CommentReference"/>
          <w:sz w:val="24"/>
          <w:szCs w:val="24"/>
        </w:rPr>
        <w:commentReference w:id="38"/>
      </w:r>
      <w:r w:rsidR="00670218">
        <w:t xml:space="preserve"> </w:t>
      </w:r>
    </w:p>
    <w:p w14:paraId="2090CCA8" w14:textId="49FD9BC2" w:rsidR="00670218" w:rsidRDefault="00741B88" w:rsidP="00F4350E">
      <w:pPr>
        <w:spacing w:after="0" w:line="480" w:lineRule="auto"/>
        <w:ind w:firstLine="360"/>
      </w:pPr>
      <w:r>
        <w:t xml:space="preserve">The state of the hatchery must also be considered, as regardless of the previous brood year’s returns, the hatchery will release a number of smolts which is as close as possible to their permitted maximum. For this reason, the element of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which would represent the interaction between the hatchery in time step t-1 and the hatchery in time step t is specified as 0. </w:t>
      </w:r>
      <w:r w:rsidR="00D56989">
        <w:t xml:space="preserve">Instead, the model includes </w:t>
      </w:r>
      <w:r w:rsidR="00F4350E">
        <w:t>covariate data relating to smolts reared by the hatchery from eggs taken from the previous brood year’s broodstock and released the prior year. This</w:t>
      </w:r>
      <w:r w:rsidR="00D56989">
        <w:t xml:space="preserve"> allow</w:t>
      </w:r>
      <w:r w:rsidR="00F4350E">
        <w:t>s</w:t>
      </w:r>
      <w:r w:rsidR="00D56989">
        <w:t xml:space="preserve"> the state of hatchery returners in the current year (</w:t>
      </w:r>
      <w:r w:rsidR="00D56989">
        <w:rPr>
          <w:rFonts w:ascii="MathJax_Math-italic" w:eastAsia="Times New Roman" w:hAnsi="MathJax_Math-italic" w:cs="Times New Roman"/>
          <w:kern w:val="0"/>
          <w:sz w:val="26"/>
          <w:szCs w:val="26"/>
          <w:bdr w:val="none" w:sz="0" w:space="0" w:color="auto" w:frame="1"/>
          <w14:ligatures w14:val="none"/>
        </w:rPr>
        <w:t>x</w:t>
      </w:r>
      <w:r w:rsidR="00D56989">
        <w:rPr>
          <w:rFonts w:ascii="MathJax_Math-italic" w:eastAsia="Times New Roman" w:hAnsi="MathJax_Math-italic" w:cs="Times New Roman"/>
          <w:kern w:val="0"/>
          <w:sz w:val="26"/>
          <w:szCs w:val="26"/>
          <w:bdr w:val="none" w:sz="0" w:space="0" w:color="auto" w:frame="1"/>
          <w:vertAlign w:val="subscript"/>
          <w14:ligatures w14:val="none"/>
        </w:rPr>
        <w:t>H</w:t>
      </w:r>
      <w:r w:rsidR="00D56989" w:rsidRPr="00C64BF8">
        <w:rPr>
          <w:rFonts w:ascii="MathJax_Math-italic" w:eastAsia="Times New Roman" w:hAnsi="MathJax_Math-italic" w:cs="Times New Roman"/>
          <w:kern w:val="0"/>
          <w:sz w:val="26"/>
          <w:szCs w:val="26"/>
          <w:bdr w:val="none" w:sz="0" w:space="0" w:color="auto" w:frame="1"/>
          <w:vertAlign w:val="subscript"/>
          <w14:ligatures w14:val="none"/>
        </w:rPr>
        <w:t>,t</w:t>
      </w:r>
      <w:r w:rsidR="00D56989">
        <w:t xml:space="preserve">) to be composed of smolts reared from the previous brood (and released in the prior year), as well as wild born fish from Indian River straying to the hatchery. </w:t>
      </w:r>
      <w:r w:rsidR="00670218">
        <w:t>An example of such a model’s process equation written out in matrix form follows:</w:t>
      </w:r>
    </w:p>
    <w:p w14:paraId="1D32533F" w14:textId="77777777" w:rsidR="00741B88" w:rsidRDefault="00741B88" w:rsidP="00C64BF8">
      <w:pPr>
        <w:spacing w:after="0" w:line="480" w:lineRule="auto"/>
      </w:pPr>
    </w:p>
    <w:p w14:paraId="6E0812E8" w14:textId="30B8E28A" w:rsidR="00670218" w:rsidRDefault="00741B88" w:rsidP="00741B88">
      <w:pPr>
        <w:pStyle w:val="ListParagraph"/>
        <w:spacing w:after="0" w:line="480" w:lineRule="auto"/>
        <w:ind w:left="360"/>
        <w:jc w:val="center"/>
      </w:pPr>
      <w:r w:rsidRPr="00741B88">
        <w:rPr>
          <w:noProof/>
        </w:rPr>
        <w:drawing>
          <wp:inline distT="0" distB="0" distL="0" distR="0" wp14:anchorId="3FD7898C" wp14:editId="13D97C27">
            <wp:extent cx="3791145" cy="419122"/>
            <wp:effectExtent l="0" t="0" r="0" b="0"/>
            <wp:docPr id="1940917063" name="Picture 1" descr="The text appears to be a series of symbols and abbreviations related to equations or mathematical expressions, likely pertaining to a scientific or engineering context. However, without a visual image, it's not possible to describe any cont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17063" name="Picture 1" descr="The text appears to be a series of symbols and abbreviations related to equations or mathematical expressions, likely pertaining to a scientific or engineering context. However, without a visual image, it's not possible to describe any content.&#10;&#10;AI-generated content may be incorrect."/>
                    <pic:cNvPicPr/>
                  </pic:nvPicPr>
                  <pic:blipFill>
                    <a:blip r:embed="rId9"/>
                    <a:stretch>
                      <a:fillRect/>
                    </a:stretch>
                  </pic:blipFill>
                  <pic:spPr>
                    <a:xfrm>
                      <a:off x="0" y="0"/>
                      <a:ext cx="3791145" cy="419122"/>
                    </a:xfrm>
                    <a:prstGeom prst="rect">
                      <a:avLst/>
                    </a:prstGeom>
                  </pic:spPr>
                </pic:pic>
              </a:graphicData>
            </a:graphic>
          </wp:inline>
        </w:drawing>
      </w:r>
    </w:p>
    <w:p w14:paraId="5AC17653" w14:textId="77777777" w:rsidR="00670218" w:rsidRDefault="00670218" w:rsidP="00612D9D">
      <w:pPr>
        <w:pStyle w:val="ListParagraph"/>
        <w:spacing w:after="0" w:line="480" w:lineRule="auto"/>
        <w:ind w:left="360"/>
      </w:pPr>
    </w:p>
    <w:p w14:paraId="4AE546A3" w14:textId="00CF08DD" w:rsidR="00670218" w:rsidRDefault="00670218" w:rsidP="00C64BF8">
      <w:pPr>
        <w:spacing w:after="0" w:line="480" w:lineRule="auto"/>
      </w:pPr>
      <w:r>
        <w:t xml:space="preserve">Of particular interest </w:t>
      </w:r>
      <w:r w:rsidR="00E65F33">
        <w:t>is the</w:t>
      </w:r>
      <w:r>
        <w:t xml:space="preserve"> term </w:t>
      </w:r>
      <w:r w:rsidRPr="00C64BF8">
        <w:rPr>
          <w:rFonts w:ascii="MathJax_Math-italic" w:eastAsia="Times New Roman" w:hAnsi="MathJax_Math-italic" w:cs="Times New Roman"/>
          <w:kern w:val="0"/>
          <w:sz w:val="26"/>
          <w:szCs w:val="26"/>
          <w:bdr w:val="none" w:sz="0" w:space="0" w:color="auto" w:frame="1"/>
          <w14:ligatures w14:val="none"/>
        </w:rPr>
        <w:t>b</w:t>
      </w:r>
      <w:r w:rsidRPr="00C64BF8">
        <w:rPr>
          <w:rFonts w:ascii="MathJax_Math-italic" w:eastAsia="Times New Roman" w:hAnsi="MathJax_Math-italic" w:cs="Times New Roman"/>
          <w:kern w:val="0"/>
          <w:sz w:val="26"/>
          <w:szCs w:val="26"/>
          <w:bdr w:val="none" w:sz="0" w:space="0" w:color="auto" w:frame="1"/>
          <w:vertAlign w:val="subscript"/>
          <w14:ligatures w14:val="none"/>
        </w:rPr>
        <w:t>RH</w:t>
      </w:r>
      <w:r>
        <w:t>, which describe</w:t>
      </w:r>
      <w:r w:rsidR="00E65F33">
        <w:t>s</w:t>
      </w:r>
      <w:r>
        <w:t xml:space="preserve"> the effect of fish returning to SJH in year </w:t>
      </w:r>
      <w:r w:rsidRPr="00C64BF8">
        <w:rPr>
          <w:rFonts w:ascii="MathJax_Math-italic" w:eastAsia="Times New Roman" w:hAnsi="MathJax_Math-italic" w:cs="Times New Roman"/>
          <w:kern w:val="0"/>
          <w:sz w:val="26"/>
          <w:szCs w:val="26"/>
          <w:bdr w:val="none" w:sz="0" w:space="0" w:color="auto" w:frame="1"/>
          <w14:ligatures w14:val="none"/>
        </w:rPr>
        <w:t>t-1</w:t>
      </w:r>
      <w:r>
        <w:t xml:space="preserve"> on the abundance of fish returning to the Indian River in year </w:t>
      </w:r>
      <w:r w:rsidRPr="00C64BF8">
        <w:rPr>
          <w:rFonts w:ascii="MathJax_Math-italic" w:eastAsia="Times New Roman" w:hAnsi="MathJax_Math-italic" w:cs="Times New Roman"/>
          <w:kern w:val="0"/>
          <w:sz w:val="26"/>
          <w:szCs w:val="26"/>
          <w:bdr w:val="none" w:sz="0" w:space="0" w:color="auto" w:frame="1"/>
          <w14:ligatures w14:val="none"/>
        </w:rPr>
        <w:t>t</w:t>
      </w:r>
      <w:r>
        <w:t>.</w:t>
      </w:r>
      <w:r w:rsidR="00E65F33">
        <w:t xml:space="preserve"> Observation error is site specific, while process error is shared by both states (river and hatchery returners) due to fish encountering the same conditions throughout their lifespan at sea as well as the same commercial fishing effort upon their return.</w:t>
      </w:r>
    </w:p>
    <w:p w14:paraId="7FCF4F38" w14:textId="77777777" w:rsidR="00670218" w:rsidRDefault="00670218" w:rsidP="00612D9D">
      <w:pPr>
        <w:spacing w:after="0" w:line="480" w:lineRule="auto"/>
      </w:pPr>
    </w:p>
    <w:p w14:paraId="4F1F1CCA" w14:textId="77777777" w:rsidR="00670218" w:rsidRPr="008C144E" w:rsidRDefault="00670218" w:rsidP="008C144E">
      <w:pPr>
        <w:spacing w:after="0" w:line="480" w:lineRule="auto"/>
        <w:rPr>
          <w:b/>
          <w:bCs/>
          <w:u w:val="single"/>
        </w:rPr>
      </w:pPr>
      <w:bookmarkStart w:id="41" w:name="_Hlk201668133"/>
      <w:r w:rsidRPr="008C144E">
        <w:rPr>
          <w:b/>
          <w:bCs/>
          <w:u w:val="single"/>
        </w:rPr>
        <w:t>Results</w:t>
      </w:r>
    </w:p>
    <w:p w14:paraId="21BB6878" w14:textId="77777777" w:rsidR="00F4350E" w:rsidRDefault="00F4350E" w:rsidP="00F4350E">
      <w:pPr>
        <w:spacing w:after="0" w:line="480" w:lineRule="auto"/>
        <w:rPr>
          <w:b/>
          <w:bCs/>
        </w:rPr>
      </w:pPr>
      <w:r w:rsidRPr="00C64BF8">
        <w:rPr>
          <w:b/>
          <w:bCs/>
        </w:rPr>
        <w:lastRenderedPageBreak/>
        <w:t>Regional Abundance</w:t>
      </w:r>
    </w:p>
    <w:p w14:paraId="03F45F5B" w14:textId="0C23291B" w:rsidR="00C3066D" w:rsidRDefault="007635F3" w:rsidP="00F4350E">
      <w:pPr>
        <w:spacing w:after="0" w:line="480" w:lineRule="auto"/>
      </w:pPr>
      <w:r>
        <w:t>For both even- and odd-year runs</w:t>
      </w:r>
      <w:commentRangeStart w:id="42"/>
      <w:commentRangeStart w:id="43"/>
      <w:r w:rsidR="00C3066D">
        <w:t xml:space="preserve">, Indian River abundances at the beginning of the time series </w:t>
      </w:r>
      <w:r w:rsidR="00F9527E">
        <w:t>fall below what might be expected relative to the wider region. Even-year Indian River abundance in 1960 was</w:t>
      </w:r>
      <w:r w:rsidR="00837571">
        <w:t xml:space="preserve"> estimated to be 0</w:t>
      </w:r>
      <w:r w:rsidR="00F9527E">
        <w:t>.476 standard deviations lower than</w:t>
      </w:r>
      <w:r w:rsidR="00837571">
        <w:t xml:space="preserve"> the </w:t>
      </w:r>
      <w:commentRangeStart w:id="44"/>
      <w:r w:rsidR="00837571">
        <w:t>regional average</w:t>
      </w:r>
      <w:commentRangeEnd w:id="44"/>
      <w:r w:rsidR="00837571">
        <w:rPr>
          <w:rStyle w:val="CommentReference"/>
          <w:sz w:val="24"/>
          <w:szCs w:val="24"/>
        </w:rPr>
        <w:commentReference w:id="44"/>
      </w:r>
      <w:r w:rsidR="00837571">
        <w:t>, while odd-year Indian River abundance in 1961 was estimated to be 1.326 standard deviations lower</w:t>
      </w:r>
      <w:r w:rsidR="00C3066D">
        <w:t>. Over the course of the time series, Indian River abundances for both runs “catch-up” to what would be expected of an average pink salmon index stream</w:t>
      </w:r>
      <w:r w:rsidR="001A405D">
        <w:t xml:space="preserve">, although odd-year Indian River runs take some </w:t>
      </w:r>
      <w:r w:rsidR="00837571">
        <w:t>time</w:t>
      </w:r>
      <w:r w:rsidR="001A405D">
        <w:t xml:space="preserve"> to accomplish this and do not exceed th</w:t>
      </w:r>
      <w:r w:rsidR="00837571">
        <w:t>e</w:t>
      </w:r>
      <w:r w:rsidR="001A405D">
        <w:t xml:space="preserve"> statistical average until 1997. From the middle 1990s onward, both </w:t>
      </w:r>
      <w:r w:rsidR="00837571">
        <w:t xml:space="preserve">Indian River </w:t>
      </w:r>
      <w:r w:rsidR="001A405D">
        <w:t>runs are closely aligned with the average index stream, exceeding the average in some years and falling short in others, but in either case not by an amount that appears drastic when visually appraised</w:t>
      </w:r>
      <w:r>
        <w:t xml:space="preserve"> (Figure 3)</w:t>
      </w:r>
      <w:r w:rsidR="001A405D">
        <w:t>.</w:t>
      </w:r>
      <w:commentRangeEnd w:id="42"/>
      <w:r w:rsidR="009C0B82">
        <w:rPr>
          <w:rStyle w:val="CommentReference"/>
          <w:sz w:val="24"/>
          <w:szCs w:val="24"/>
        </w:rPr>
        <w:commentReference w:id="42"/>
      </w:r>
      <w:commentRangeEnd w:id="43"/>
      <w:r w:rsidR="00F9527E">
        <w:rPr>
          <w:rStyle w:val="CommentReference"/>
          <w:sz w:val="24"/>
          <w:szCs w:val="24"/>
        </w:rPr>
        <w:commentReference w:id="43"/>
      </w:r>
    </w:p>
    <w:p w14:paraId="09E780EF" w14:textId="511D4277" w:rsidR="00FC2324" w:rsidRPr="00C3066D" w:rsidRDefault="006A0FFE" w:rsidP="00A2387C">
      <w:pPr>
        <w:spacing w:after="0" w:line="480" w:lineRule="auto"/>
      </w:pPr>
      <w:r>
        <w:tab/>
      </w:r>
      <w:r w:rsidR="007635F3">
        <w:t>P</w:t>
      </w:r>
      <w:commentRangeStart w:id="45"/>
      <w:r>
        <w:t>ink salmon abundances observed in recent years at Indian River</w:t>
      </w:r>
      <w:r w:rsidR="008D3168">
        <w:t xml:space="preserve"> do not seem to </w:t>
      </w:r>
      <w:r w:rsidR="001B7645">
        <w:t xml:space="preserve">deviate wildly from the </w:t>
      </w:r>
      <w:commentRangeStart w:id="46"/>
      <w:r w:rsidR="001B7645">
        <w:t>regional average</w:t>
      </w:r>
      <w:commentRangeEnd w:id="46"/>
      <w:r w:rsidR="00AF5677">
        <w:rPr>
          <w:rStyle w:val="CommentReference"/>
          <w:sz w:val="24"/>
          <w:szCs w:val="24"/>
        </w:rPr>
        <w:commentReference w:id="46"/>
      </w:r>
      <w:r>
        <w:t xml:space="preserve">. However, plotting these time series is not enough to conclusively state that abundances at Indian River do not differ from those that would be expected of an average pink salmon index stream in the region in a statistically significant way. </w:t>
      </w:r>
      <w:commentRangeEnd w:id="45"/>
      <w:del w:id="47" w:author="Brian McGreal" w:date="2026-03-30T12:29:00Z" w16du:dateUtc="2026-03-30T19:29:00Z">
        <w:r w:rsidR="00AF5677" w:rsidDel="002A4213">
          <w:rPr>
            <w:rStyle w:val="CommentReference"/>
            <w:sz w:val="24"/>
            <w:szCs w:val="24"/>
          </w:rPr>
          <w:commentReference w:id="45"/>
        </w:r>
        <w:r w:rsidR="00B50797" w:rsidDel="002A4213">
          <w:delText xml:space="preserve"> </w:delText>
        </w:r>
      </w:del>
      <w:r w:rsidR="001B7645">
        <w:t xml:space="preserve">Models specified to allow the estimation of different underlying states are compared for best fit (Table 1). The best fit model allows includes a separate underlying state of Indian River pink salmon abundance in odd years, while estimating a single underlying state of pink salmon abundance throughout the region (including Indian River) in even years. </w:t>
      </w:r>
      <w:r w:rsidR="00112BBF">
        <w:t>Due to t</w:t>
      </w:r>
      <w:r w:rsidR="00112BBF">
        <w:t>he difference in AICc</w:t>
      </w:r>
      <w:r w:rsidR="00112BBF">
        <w:t xml:space="preserve"> of </w:t>
      </w:r>
      <w:r w:rsidR="00112BBF">
        <w:t xml:space="preserve">12.916 </w:t>
      </w:r>
      <w:r w:rsidR="00112BBF">
        <w:t>between this model and t</w:t>
      </w:r>
      <w:r w:rsidR="001B7645">
        <w:t>he model with the second best fit</w:t>
      </w:r>
      <w:r w:rsidR="00112BBF">
        <w:t xml:space="preserve"> (which</w:t>
      </w:r>
      <w:r w:rsidR="001B7645">
        <w:t xml:space="preserve"> allows for both even- and odd-year Indian River pink salmon abundance to be estimated as separate from regional abundances</w:t>
      </w:r>
      <w:r w:rsidR="00112BBF">
        <w:t xml:space="preserve">) means that, given the available data, this model can be said to be best </w:t>
      </w:r>
      <w:r w:rsidR="00112BBF">
        <w:lastRenderedPageBreak/>
        <w:t xml:space="preserve">with 99.84% confidence </w:t>
      </w:r>
      <w:r w:rsidR="00AF5677">
        <w:t>(Mazerolle 2006).</w:t>
      </w:r>
      <w:r w:rsidR="00112BBF">
        <w:t xml:space="preserve"> Model specifications which estimated a single state of odd-year pink salmon abundance throughout the region performed abysmally by this standard, with infinitesimally small likelihoods of best fit. These findings suggest a scenario in which even-year pink salmon abundances at Indian River are very much in line with those that might be expected of an average stream in the </w:t>
      </w:r>
      <w:r w:rsidR="00112BBF">
        <w:rPr>
          <w:i/>
          <w:iCs/>
        </w:rPr>
        <w:t>north southeast (outside)</w:t>
      </w:r>
      <w:r w:rsidR="00112BBF">
        <w:t xml:space="preserve"> region, while </w:t>
      </w:r>
      <w:r w:rsidR="00112BBF">
        <w:t xml:space="preserve">odd-year </w:t>
      </w:r>
      <w:r w:rsidR="00112BBF">
        <w:t>Indian River</w:t>
      </w:r>
      <w:r w:rsidR="00112BBF">
        <w:t xml:space="preserve"> abundances </w:t>
      </w:r>
      <w:r w:rsidR="00AE03EE">
        <w:t xml:space="preserve">differ significantly. It is important to note that this difference may be </w:t>
      </w:r>
      <w:r w:rsidR="00112BBF">
        <w:t xml:space="preserve">may be due to the large differences between </w:t>
      </w:r>
      <w:r w:rsidR="00AE03EE">
        <w:t xml:space="preserve">odd year </w:t>
      </w:r>
      <w:r w:rsidR="00112BBF">
        <w:t xml:space="preserve">time series observed </w:t>
      </w:r>
      <w:r w:rsidR="00AE03EE">
        <w:t>in the first 30 years of the study period (Figure 3), which could suggest that SJH releases may not be a primary driver of this disparity</w:t>
      </w:r>
      <w:r w:rsidR="00112BBF">
        <w:t>.</w:t>
      </w:r>
    </w:p>
    <w:p w14:paraId="737A3141" w14:textId="77777777" w:rsidR="00C3066D" w:rsidRDefault="00C3066D" w:rsidP="00F4350E">
      <w:pPr>
        <w:spacing w:after="0" w:line="480" w:lineRule="auto"/>
        <w:rPr>
          <w:b/>
          <w:bCs/>
        </w:rPr>
      </w:pPr>
    </w:p>
    <w:p w14:paraId="146C7F99" w14:textId="50623083" w:rsidR="00F4350E" w:rsidRDefault="00F4350E" w:rsidP="00F4350E">
      <w:pPr>
        <w:spacing w:after="0" w:line="480" w:lineRule="auto"/>
        <w:rPr>
          <w:b/>
          <w:bCs/>
        </w:rPr>
      </w:pPr>
      <w:r w:rsidRPr="00C64BF8">
        <w:rPr>
          <w:b/>
          <w:bCs/>
        </w:rPr>
        <w:t>Effect of Hatchery Operations</w:t>
      </w:r>
    </w:p>
    <w:p w14:paraId="4A2F5397" w14:textId="6D230FC8" w:rsidR="00C3066D" w:rsidRPr="00C3066D" w:rsidRDefault="0033098E" w:rsidP="00F4350E">
      <w:pPr>
        <w:spacing w:after="0" w:line="480" w:lineRule="auto"/>
      </w:pPr>
      <w:r>
        <w:t>For even-year runs there exists some significant difference between trends at Indian River and elsewhere in the region prior to 1980</w:t>
      </w:r>
      <w:r w:rsidR="00A21D8D">
        <w:t xml:space="preserve"> (Table 2)</w:t>
      </w:r>
      <w:r>
        <w:t>. Due to this difference, a synthetic control group time series for comparison with the treatment group. All other models satisfy the parallel trends assumption.</w:t>
      </w:r>
    </w:p>
    <w:p w14:paraId="6D6BBACD" w14:textId="05E4242D" w:rsidR="00C3066D" w:rsidRDefault="00CD3E62" w:rsidP="00F4350E">
      <w:pPr>
        <w:spacing w:after="0" w:line="480" w:lineRule="auto"/>
        <w:rPr>
          <w:b/>
          <w:bCs/>
        </w:rPr>
      </w:pPr>
      <w:r>
        <w:tab/>
        <w:t xml:space="preserve">The effect of SJH operations commencing in 1980 </w:t>
      </w:r>
      <w:r w:rsidR="00A21D8D">
        <w:t>drove</w:t>
      </w:r>
      <w:r>
        <w:t xml:space="preserve"> a significant increase in odd-year pink salmon abundances at Indian River</w:t>
      </w:r>
      <w:r w:rsidR="00DC67C0">
        <w:t xml:space="preserve">, while no significant impact </w:t>
      </w:r>
      <w:r w:rsidR="00A21D8D">
        <w:t xml:space="preserve">was </w:t>
      </w:r>
      <w:r w:rsidR="00DC67C0">
        <w:t>found affecting even-year runs</w:t>
      </w:r>
      <w:r w:rsidR="00A21D8D">
        <w:t xml:space="preserve"> (Table 3)</w:t>
      </w:r>
      <w:r>
        <w:t xml:space="preserve">. </w:t>
      </w:r>
      <w:r w:rsidR="00DC67C0">
        <w:t>T</w:t>
      </w:r>
      <w:r>
        <w:t>he expansion of permitted pink salmon releases from 1 million to 3 million in 2010 significant</w:t>
      </w:r>
      <w:r w:rsidR="00A21D8D">
        <w:t>ly</w:t>
      </w:r>
      <w:r>
        <w:t xml:space="preserve"> </w:t>
      </w:r>
      <w:r w:rsidR="00A21D8D">
        <w:t xml:space="preserve">increased </w:t>
      </w:r>
      <w:r>
        <w:t xml:space="preserve">in both even- and odd-year abundances. </w:t>
      </w:r>
      <w:r w:rsidR="00DC67C0">
        <w:t>The difference in time periods (pre- and post</w:t>
      </w:r>
      <w:r w:rsidR="00E73316">
        <w:t>-</w:t>
      </w:r>
      <w:r w:rsidR="00DC67C0">
        <w:t xml:space="preserve">1980, and pre- and post-2010) </w:t>
      </w:r>
      <w:r w:rsidR="00A21D8D">
        <w:t>was</w:t>
      </w:r>
      <w:r w:rsidR="00DC67C0">
        <w:t xml:space="preserve"> a significant driver of pink salmon abundances both at Indian River and throughout </w:t>
      </w:r>
      <w:r w:rsidR="00E73316">
        <w:t xml:space="preserve">the </w:t>
      </w:r>
      <w:r w:rsidR="00E73316" w:rsidRPr="003C6E79">
        <w:rPr>
          <w:i/>
          <w:iCs/>
        </w:rPr>
        <w:t>north southeast (outside)</w:t>
      </w:r>
      <w:r w:rsidR="00E73316">
        <w:t xml:space="preserve"> region. </w:t>
      </w:r>
      <w:r w:rsidR="00E73316">
        <w:lastRenderedPageBreak/>
        <w:t xml:space="preserve">This result is consistent with trends seen in ADFG’s survey data (Figures 2 &amp; 3), as well as the estimated states of pink salmon abundance depicted in Figures 4 &amp; 5. </w:t>
      </w:r>
    </w:p>
    <w:p w14:paraId="0E88E592" w14:textId="77777777" w:rsidR="00CD3E62" w:rsidRPr="00C64BF8" w:rsidRDefault="00CD3E62" w:rsidP="00F4350E">
      <w:pPr>
        <w:spacing w:after="0" w:line="480" w:lineRule="auto"/>
        <w:rPr>
          <w:b/>
          <w:bCs/>
        </w:rPr>
      </w:pPr>
    </w:p>
    <w:p w14:paraId="34D26D14" w14:textId="77777777" w:rsidR="00F4350E" w:rsidRPr="00C64BF8" w:rsidRDefault="00F4350E" w:rsidP="00F4350E">
      <w:pPr>
        <w:spacing w:after="0" w:line="480" w:lineRule="auto"/>
        <w:rPr>
          <w:b/>
          <w:bCs/>
        </w:rPr>
      </w:pPr>
      <w:r w:rsidRPr="00C64BF8">
        <w:rPr>
          <w:b/>
          <w:bCs/>
        </w:rPr>
        <w:t>Effect of Hatchery Releases</w:t>
      </w:r>
    </w:p>
    <w:p w14:paraId="25A43606" w14:textId="71AC65AA" w:rsidR="00C3066D" w:rsidRDefault="00976473" w:rsidP="008C144E">
      <w:pPr>
        <w:spacing w:after="0" w:line="480" w:lineRule="auto"/>
      </w:pPr>
      <w:commentRangeStart w:id="48"/>
      <w:commentRangeStart w:id="49"/>
      <w:r>
        <w:t>With difference-in-difference studies suggesting that hatchery operations are having some influence on Indian River pink salmon abundances, the last stage of this research seeks to directly evaluate the effect o</w:t>
      </w:r>
      <w:r w:rsidR="005227E4">
        <w:t>f the volume of pink salmon coming from each source (the river and the hatchery) in brood year t-1 has on the other in brood year t</w:t>
      </w:r>
      <w:r>
        <w:t>.</w:t>
      </w:r>
      <w:r w:rsidR="00090DA1">
        <w:t xml:space="preserve"> </w:t>
      </w:r>
      <w:commentRangeEnd w:id="48"/>
      <w:r w:rsidR="00A21D8D">
        <w:rPr>
          <w:rStyle w:val="CommentReference"/>
          <w:sz w:val="24"/>
          <w:szCs w:val="24"/>
        </w:rPr>
        <w:commentReference w:id="48"/>
      </w:r>
      <w:commentRangeEnd w:id="49"/>
      <w:r w:rsidR="005C24C4">
        <w:rPr>
          <w:rStyle w:val="CommentReference"/>
          <w:sz w:val="24"/>
          <w:szCs w:val="24"/>
        </w:rPr>
        <w:commentReference w:id="49"/>
      </w:r>
      <w:commentRangeStart w:id="50"/>
      <w:r w:rsidR="00090DA1">
        <w:t xml:space="preserve">Figure 6 describes </w:t>
      </w:r>
      <w:r w:rsidR="00090DA1" w:rsidRPr="00C64BF8">
        <w:rPr>
          <w:rFonts w:ascii="MathJax_Math-italic" w:eastAsia="Times New Roman" w:hAnsi="MathJax_Math-italic" w:cs="Times New Roman"/>
          <w:b/>
          <w:bCs/>
          <w:kern w:val="0"/>
          <w:sz w:val="26"/>
          <w:szCs w:val="26"/>
          <w:bdr w:val="none" w:sz="0" w:space="0" w:color="auto" w:frame="1"/>
          <w14:ligatures w14:val="none"/>
        </w:rPr>
        <w:t>B</w:t>
      </w:r>
      <w:r w:rsidR="00090DA1">
        <w:t xml:space="preserve"> parameter estimates from these MARSS models, including the parameter of greatest interest – the e</w:t>
      </w:r>
      <w:r w:rsidR="00090DA1" w:rsidRPr="00090DA1">
        <w:t>ffect of prior brood year hatchery returns on current brood year Indian River abundance</w:t>
      </w:r>
      <w:r w:rsidR="00090DA1">
        <w:t xml:space="preserve">, as well as the effect of </w:t>
      </w:r>
      <w:r w:rsidR="00090DA1" w:rsidRPr="00090DA1">
        <w:t>prior brood year Indian River abundance on current brood year</w:t>
      </w:r>
      <w:r w:rsidR="00090DA1">
        <w:t xml:space="preserve"> </w:t>
      </w:r>
      <w:r w:rsidR="00090DA1" w:rsidRPr="00090DA1">
        <w:t>hatchery returns</w:t>
      </w:r>
      <w:r w:rsidR="00090DA1">
        <w:t xml:space="preserve">, and the effect of prior brood year Indian River abundance on current brood year Indian River abundance. </w:t>
      </w:r>
      <w:commentRangeEnd w:id="50"/>
      <w:r w:rsidR="00A21D8D">
        <w:rPr>
          <w:rStyle w:val="CommentReference"/>
          <w:sz w:val="24"/>
          <w:szCs w:val="24"/>
        </w:rPr>
        <w:commentReference w:id="50"/>
      </w:r>
      <w:r w:rsidR="00090DA1">
        <w:t xml:space="preserve">Parametric bootstrapping is employed to construct confidence intervals around these parameter estimates. </w:t>
      </w:r>
    </w:p>
    <w:p w14:paraId="40ADB905" w14:textId="6393594A" w:rsidR="00675815" w:rsidRDefault="00090DA1" w:rsidP="008C144E">
      <w:pPr>
        <w:spacing w:after="0" w:line="480" w:lineRule="auto"/>
      </w:pPr>
      <w:r>
        <w:tab/>
        <w:t xml:space="preserve">The </w:t>
      </w:r>
      <w:r w:rsidR="006D7969">
        <w:t>e</w:t>
      </w:r>
      <w:r w:rsidR="006D7969" w:rsidRPr="00090DA1">
        <w:t>ffect of prior brood year hatchery returns on current brood year Indian River abundance</w:t>
      </w:r>
      <w:r w:rsidR="00A21D8D">
        <w:t xml:space="preserve"> was</w:t>
      </w:r>
      <w:r w:rsidR="006D7969">
        <w:t xml:space="preserve"> </w:t>
      </w:r>
      <w:r w:rsidR="009F6B38">
        <w:t xml:space="preserve">positive and </w:t>
      </w:r>
      <w:r w:rsidR="006D7969">
        <w:t>significant for both even- and odd-year runs</w:t>
      </w:r>
      <w:r w:rsidR="009F6B38">
        <w:t>, although this is the smallest of the three effects observed for each run, with point estimates of 0.</w:t>
      </w:r>
      <w:r w:rsidR="00086DA1">
        <w:t>089</w:t>
      </w:r>
      <w:r w:rsidR="009F6B38">
        <w:t xml:space="preserve"> and 0.</w:t>
      </w:r>
      <w:r w:rsidR="00086DA1">
        <w:t>04</w:t>
      </w:r>
      <w:r w:rsidR="009F6B38">
        <w:t xml:space="preserve"> respectively</w:t>
      </w:r>
      <w:r w:rsidR="006D7969">
        <w:t xml:space="preserve">. </w:t>
      </w:r>
      <w:r w:rsidR="009F6B38">
        <w:t>Not surprisingly t</w:t>
      </w:r>
      <w:r w:rsidR="006D7969">
        <w:t xml:space="preserve">he river shows a significant positive effect on itself for both odd- and even-year runs, with </w:t>
      </w:r>
      <w:r w:rsidR="003633DB">
        <w:t>point estimates</w:t>
      </w:r>
      <w:r w:rsidR="006D7969">
        <w:t xml:space="preserve"> of </w:t>
      </w:r>
      <w:r w:rsidR="009F6B38">
        <w:t>0.</w:t>
      </w:r>
      <w:r w:rsidR="00086DA1">
        <w:t>92</w:t>
      </w:r>
      <w:r w:rsidR="006D7969">
        <w:t xml:space="preserve"> in even years and 0.</w:t>
      </w:r>
      <w:r w:rsidR="00086DA1">
        <w:t>96</w:t>
      </w:r>
      <w:r w:rsidR="006D7969">
        <w:t xml:space="preserve"> in odd years. </w:t>
      </w:r>
      <w:r w:rsidR="009F6B38">
        <w:t>B</w:t>
      </w:r>
      <w:r w:rsidR="006D7969">
        <w:t xml:space="preserve">oth even- and odd-year hatchery returns are </w:t>
      </w:r>
      <w:r w:rsidR="009F6B38">
        <w:t xml:space="preserve">also </w:t>
      </w:r>
      <w:r w:rsidR="006D7969">
        <w:t xml:space="preserve">significantly influenced by </w:t>
      </w:r>
      <w:r w:rsidR="006D7969" w:rsidRPr="00090DA1">
        <w:t>prior brood year</w:t>
      </w:r>
      <w:r w:rsidR="006D7969">
        <w:t xml:space="preserve"> Indian River abundances</w:t>
      </w:r>
      <w:r w:rsidR="003633DB">
        <w:t>, with the model</w:t>
      </w:r>
      <w:r w:rsidR="009F6B38">
        <w:t xml:space="preserve"> finding respective</w:t>
      </w:r>
      <w:r w:rsidR="003633DB">
        <w:t xml:space="preserve"> point estimates of </w:t>
      </w:r>
      <w:r w:rsidR="009F6B38">
        <w:t>0</w:t>
      </w:r>
      <w:r w:rsidR="003633DB">
        <w:t>.</w:t>
      </w:r>
      <w:r w:rsidR="009F6B38">
        <w:t>6</w:t>
      </w:r>
      <w:r w:rsidR="00086DA1">
        <w:t>31</w:t>
      </w:r>
      <w:r w:rsidR="003633DB">
        <w:t xml:space="preserve"> and 0.</w:t>
      </w:r>
      <w:r w:rsidR="00086DA1">
        <w:t>311</w:t>
      </w:r>
      <w:r w:rsidR="006D7969">
        <w:t>.</w:t>
      </w:r>
      <w:r w:rsidR="009F6B38">
        <w:t xml:space="preserve"> </w:t>
      </w:r>
      <w:r w:rsidR="00675815">
        <w:t xml:space="preserve">While the effect of prior brood year Indian River abundances on current brood year hatchery returns is </w:t>
      </w:r>
      <w:r w:rsidR="00675815">
        <w:lastRenderedPageBreak/>
        <w:t xml:space="preserve">stronger for both runs than its inverse, it is crucial to note that hatchery returns are </w:t>
      </w:r>
      <w:r w:rsidR="00B00D9B">
        <w:t>greater than Indian River abundance much more often than not. This means that</w:t>
      </w:r>
      <w:ins w:id="51" w:author="Brian McGreal" w:date="2026-03-30T12:52:00Z" w16du:dateUtc="2026-03-30T19:52:00Z">
        <w:r w:rsidR="005C24C4">
          <w:t>,</w:t>
        </w:r>
      </w:ins>
      <w:r w:rsidR="00B00D9B">
        <w:t xml:space="preserve"> despite the difference in effect, the overall numbers of fish </w:t>
      </w:r>
      <w:r w:rsidR="00A21D8D">
        <w:t xml:space="preserve">straying </w:t>
      </w:r>
      <w:r w:rsidR="00B00D9B">
        <w:t xml:space="preserve">to a </w:t>
      </w:r>
      <w:r w:rsidR="00A21D8D">
        <w:t xml:space="preserve">non-origin </w:t>
      </w:r>
      <w:r w:rsidR="00B00D9B">
        <w:t xml:space="preserve">site </w:t>
      </w:r>
      <w:r w:rsidR="00625D54">
        <w:t>could be roughly equal or even skewed towards hatchery-born fish returning to Indian River. In those brood years where Indian River abundances exceed hatchery returns, these effect</w:t>
      </w:r>
      <w:r w:rsidR="00A21D8D">
        <w:t xml:space="preserve"> size</w:t>
      </w:r>
      <w:r w:rsidR="00625D54">
        <w:t>s imply that the following brood year will see more fish from Indian River returning to the hatchery than vice versa.</w:t>
      </w:r>
    </w:p>
    <w:p w14:paraId="791283B6" w14:textId="77777777" w:rsidR="00344905" w:rsidRDefault="00344905" w:rsidP="008C144E">
      <w:pPr>
        <w:spacing w:after="0" w:line="480" w:lineRule="auto"/>
      </w:pPr>
    </w:p>
    <w:bookmarkEnd w:id="41"/>
    <w:p w14:paraId="79B6696A" w14:textId="78F6E4BB" w:rsidR="00670218" w:rsidRPr="008C144E" w:rsidRDefault="0093781E" w:rsidP="008C144E">
      <w:pPr>
        <w:spacing w:after="0" w:line="480" w:lineRule="auto"/>
        <w:rPr>
          <w:b/>
          <w:bCs/>
          <w:u w:val="single"/>
        </w:rPr>
      </w:pPr>
      <w:commentRangeStart w:id="52"/>
      <w:r w:rsidRPr="008C144E">
        <w:rPr>
          <w:b/>
          <w:bCs/>
          <w:u w:val="single"/>
        </w:rPr>
        <w:t>Discussion</w:t>
      </w:r>
      <w:commentRangeEnd w:id="52"/>
      <w:r w:rsidR="00460B8F" w:rsidRPr="008C144E">
        <w:rPr>
          <w:rStyle w:val="CommentReference"/>
          <w:b/>
          <w:bCs/>
          <w:sz w:val="24"/>
          <w:szCs w:val="24"/>
          <w:u w:val="single"/>
        </w:rPr>
        <w:commentReference w:id="52"/>
      </w:r>
    </w:p>
    <w:p w14:paraId="798BA1B1" w14:textId="17DEA9EA" w:rsidR="003B6985" w:rsidRDefault="00716B1F" w:rsidP="008C144E">
      <w:pPr>
        <w:spacing w:after="0" w:line="480" w:lineRule="auto"/>
      </w:pPr>
      <w:commentRangeStart w:id="53"/>
      <w:r>
        <w:t xml:space="preserve">The results of this work are intended first and foremost to provide management at SITK with a comprehensive description of both the impacts of SJH operations and of the population dynamics of pink salmon throughout the broader region.  </w:t>
      </w:r>
      <w:commentRangeEnd w:id="53"/>
      <w:r w:rsidR="00351AE4">
        <w:rPr>
          <w:rStyle w:val="CommentReference"/>
          <w:sz w:val="24"/>
          <w:szCs w:val="24"/>
        </w:rPr>
        <w:commentReference w:id="53"/>
      </w:r>
      <w:commentRangeStart w:id="54"/>
      <w:r>
        <w:t xml:space="preserve">The state of pink salmon abundances in northern southeast Alaska is changing, as evidenced by Figures 2 &amp; 3. </w:t>
      </w:r>
      <w:commentRangeEnd w:id="54"/>
      <w:r w:rsidR="00351AE4">
        <w:rPr>
          <w:rStyle w:val="CommentReference"/>
          <w:sz w:val="24"/>
          <w:szCs w:val="24"/>
        </w:rPr>
        <w:commentReference w:id="54"/>
      </w:r>
      <w:commentRangeStart w:id="55"/>
      <w:r>
        <w:t xml:space="preserve">Understanding whether pink salmon at Indian River exist within a natural range of variation requires parsing this context. </w:t>
      </w:r>
      <w:commentRangeEnd w:id="55"/>
      <w:r w:rsidR="00351AE4">
        <w:rPr>
          <w:rStyle w:val="CommentReference"/>
          <w:sz w:val="24"/>
          <w:szCs w:val="24"/>
        </w:rPr>
        <w:commentReference w:id="55"/>
      </w:r>
      <w:commentRangeStart w:id="56"/>
      <w:r>
        <w:t xml:space="preserve">While pink salmon densities observed at Indian River in recent decades are high compared to those that were recorded decades ago, </w:t>
      </w:r>
      <w:ins w:id="57" w:author="Mark Scheuerell" w:date="2026-03-07T09:53:00Z" w16du:dateUtc="2026-03-07T17:53:00Z">
        <w:r w:rsidR="00351AE4">
          <w:t xml:space="preserve">more contemporary returns </w:t>
        </w:r>
      </w:ins>
      <w:ins w:id="58" w:author="Mark Scheuerell" w:date="2026-03-07T09:54:00Z" w16du:dateUtc="2026-03-07T17:54:00Z">
        <w:r w:rsidR="00351AE4">
          <w:t xml:space="preserve">of </w:t>
        </w:r>
      </w:ins>
      <w:ins w:id="59" w:author="Mark Scheuerell" w:date="2026-03-07T09:55:00Z" w16du:dateUtc="2026-03-07T17:55:00Z">
        <w:r w:rsidR="00351AE4">
          <w:t xml:space="preserve">adults </w:t>
        </w:r>
      </w:ins>
      <w:ins w:id="60" w:author="Mark Scheuerell" w:date="2026-03-07T09:53:00Z" w16du:dateUtc="2026-03-07T17:53:00Z">
        <w:r w:rsidR="00351AE4">
          <w:t xml:space="preserve">to the </w:t>
        </w:r>
      </w:ins>
      <w:del w:id="61" w:author="Mark Scheuerell" w:date="2026-03-07T09:52:00Z" w16du:dateUtc="2026-03-07T17:52:00Z">
        <w:r w:rsidDel="00351AE4">
          <w:delText xml:space="preserve">a statistical comparison of </w:delText>
        </w:r>
      </w:del>
      <w:r>
        <w:t xml:space="preserve">Indian River </w:t>
      </w:r>
      <w:ins w:id="62" w:author="Mark Scheuerell" w:date="2026-03-07T09:54:00Z" w16du:dateUtc="2026-03-07T17:54:00Z">
        <w:r w:rsidR="00351AE4">
          <w:t xml:space="preserve">in even years are largely in line with </w:t>
        </w:r>
      </w:ins>
      <w:del w:id="63" w:author="Mark Scheuerell" w:date="2026-03-07T09:54:00Z" w16du:dateUtc="2026-03-07T17:54:00Z">
        <w:r w:rsidDel="00351AE4">
          <w:delText xml:space="preserve">to ADFG’s pinks salmon </w:delText>
        </w:r>
      </w:del>
      <w:r>
        <w:t xml:space="preserve">index streams in the </w:t>
      </w:r>
      <w:r w:rsidRPr="003C6E79">
        <w:rPr>
          <w:i/>
          <w:iCs/>
        </w:rPr>
        <w:t xml:space="preserve">north southeast </w:t>
      </w:r>
      <w:r w:rsidRPr="00351AE4">
        <w:rPr>
          <w:rPrChange w:id="64" w:author="Mark Scheuerell" w:date="2026-03-07T09:55:00Z" w16du:dateUtc="2026-03-07T17:55:00Z">
            <w:rPr>
              <w:i/>
              <w:iCs/>
            </w:rPr>
          </w:rPrChange>
        </w:rPr>
        <w:t>(</w:t>
      </w:r>
      <w:r w:rsidRPr="003C6E79">
        <w:rPr>
          <w:i/>
          <w:iCs/>
        </w:rPr>
        <w:t>outside</w:t>
      </w:r>
      <w:r w:rsidRPr="00351AE4">
        <w:rPr>
          <w:rPrChange w:id="65" w:author="Mark Scheuerell" w:date="2026-03-07T09:55:00Z" w16du:dateUtc="2026-03-07T17:55:00Z">
            <w:rPr>
              <w:i/>
              <w:iCs/>
            </w:rPr>
          </w:rPrChange>
        </w:rPr>
        <w:t>)</w:t>
      </w:r>
      <w:ins w:id="66" w:author="Mark Scheuerell" w:date="2026-03-07T09:55:00Z" w16du:dateUtc="2026-03-07T17:55:00Z">
        <w:r w:rsidR="00351AE4" w:rsidRPr="00351AE4">
          <w:rPr>
            <w:rPrChange w:id="67" w:author="Mark Scheuerell" w:date="2026-03-07T09:55:00Z" w16du:dateUtc="2026-03-07T17:55:00Z">
              <w:rPr>
                <w:i/>
                <w:iCs/>
              </w:rPr>
            </w:rPrChange>
          </w:rPr>
          <w:t>, where</w:t>
        </w:r>
        <w:r w:rsidR="00351AE4">
          <w:t xml:space="preserve">as </w:t>
        </w:r>
      </w:ins>
      <w:del w:id="68" w:author="Mark Scheuerell" w:date="2026-03-07T09:55:00Z" w16du:dateUtc="2026-03-07T17:55:00Z">
        <w:r w:rsidRPr="00351AE4" w:rsidDel="00351AE4">
          <w:delText xml:space="preserve"> </w:delText>
        </w:r>
        <w:r w:rsidDel="00351AE4">
          <w:delText xml:space="preserve">region shows that only </w:delText>
        </w:r>
      </w:del>
      <w:r>
        <w:t xml:space="preserve">odd-year runs are not in line with </w:t>
      </w:r>
      <w:ins w:id="69" w:author="Mark Scheuerell" w:date="2026-03-07T09:56:00Z" w16du:dateUtc="2026-03-07T17:56:00Z">
        <w:r w:rsidR="00351AE4">
          <w:t xml:space="preserve">broader </w:t>
        </w:r>
      </w:ins>
      <w:r>
        <w:t xml:space="preserve">regional </w:t>
      </w:r>
      <w:del w:id="70" w:author="Mark Scheuerell" w:date="2026-03-07T09:56:00Z" w16du:dateUtc="2026-03-07T17:56:00Z">
        <w:r w:rsidDel="00351AE4">
          <w:delText>expectations</w:delText>
        </w:r>
      </w:del>
      <w:ins w:id="71" w:author="Mark Scheuerell" w:date="2026-03-07T09:56:00Z" w16du:dateUtc="2026-03-07T17:56:00Z">
        <w:r w:rsidR="00351AE4">
          <w:t>patterns</w:t>
        </w:r>
      </w:ins>
      <w:r>
        <w:t xml:space="preserve">. </w:t>
      </w:r>
      <w:commentRangeEnd w:id="56"/>
      <w:r w:rsidR="00351AE4">
        <w:rPr>
          <w:rStyle w:val="CommentReference"/>
          <w:sz w:val="24"/>
          <w:szCs w:val="24"/>
        </w:rPr>
        <w:commentReference w:id="56"/>
      </w:r>
      <w:r w:rsidR="007C5247">
        <w:t xml:space="preserve">Difference-in-difference modeling indicated that this difference may indeed be driven by Sheldon Jackson Hatchery operations, and the expansion of these operations in 2010 seems to have driven a significant increase in abundances for both even- and odd-year runs. While these results are compelling, they do not reveal the impact of hatchery releases on Indian River pink salmon abundances, </w:t>
      </w:r>
      <w:r w:rsidR="007C5247">
        <w:lastRenderedPageBreak/>
        <w:t xml:space="preserve">only that abundances at Indian River post-2010 (and in the case of odd-year runs, post-1980) are higher than expected relative to the control group. </w:t>
      </w:r>
      <w:del w:id="72" w:author="Mark Scheuerell" w:date="2026-03-07T09:57:00Z" w16du:dateUtc="2026-03-07T17:57:00Z">
        <w:r w:rsidR="00C80629" w:rsidDel="00351AE4">
          <w:delText>That effect is found through</w:delText>
        </w:r>
      </w:del>
      <w:ins w:id="73" w:author="Mark Scheuerell" w:date="2026-03-07T09:57:00Z" w16du:dateUtc="2026-03-07T17:57:00Z">
        <w:r w:rsidR="00351AE4">
          <w:t>This finding was also consistent with</w:t>
        </w:r>
      </w:ins>
      <w:r w:rsidR="00C80629">
        <w:t xml:space="preserve"> time series modeling of Indian River abundances and hatchery returns</w:t>
      </w:r>
      <w:ins w:id="74" w:author="Mark Scheuerell" w:date="2026-03-07T09:57:00Z" w16du:dateUtc="2026-03-07T17:57:00Z">
        <w:r w:rsidR="00351AE4">
          <w:t xml:space="preserve">. Although </w:t>
        </w:r>
      </w:ins>
      <w:ins w:id="75" w:author="Mark Scheuerell" w:date="2026-03-07T09:58:00Z" w16du:dateUtc="2026-03-07T17:58:00Z">
        <w:r w:rsidR="00351AE4">
          <w:t xml:space="preserve">I found </w:t>
        </w:r>
      </w:ins>
      <w:del w:id="76" w:author="Mark Scheuerell" w:date="2026-03-07T09:58:00Z" w16du:dateUtc="2026-03-07T17:58:00Z">
        <w:r w:rsidR="00C80629" w:rsidDel="00351AE4">
          <w:delText xml:space="preserve">, and while this work finds </w:delText>
        </w:r>
      </w:del>
      <w:r w:rsidR="00C80629">
        <w:t xml:space="preserve">a significant effect of hatchery releases on Indian River </w:t>
      </w:r>
      <w:ins w:id="77" w:author="Mark Scheuerell" w:date="2026-03-07T09:58:00Z" w16du:dateUtc="2026-03-07T17:58:00Z">
        <w:r w:rsidR="00351AE4">
          <w:t xml:space="preserve">adult </w:t>
        </w:r>
      </w:ins>
      <w:del w:id="78" w:author="Mark Scheuerell" w:date="2026-03-07T09:58:00Z" w16du:dateUtc="2026-03-07T17:58:00Z">
        <w:r w:rsidR="00C80629" w:rsidDel="00351AE4">
          <w:delText>abundance</w:delText>
        </w:r>
      </w:del>
      <w:ins w:id="79" w:author="Mark Scheuerell" w:date="2026-03-07T09:58:00Z" w16du:dateUtc="2026-03-07T17:58:00Z">
        <w:r w:rsidR="00351AE4">
          <w:t>numbers</w:t>
        </w:r>
      </w:ins>
      <w:del w:id="80" w:author="Mark Scheuerell" w:date="2026-03-07T09:58:00Z" w16du:dateUtc="2026-03-07T17:58:00Z">
        <w:r w:rsidR="00C80629" w:rsidDel="00351AE4">
          <w:delText>s</w:delText>
        </w:r>
      </w:del>
      <w:r w:rsidR="00C80629">
        <w:t>, it also appears that Indian River fish are returning to the hatchery at significant rates.</w:t>
      </w:r>
    </w:p>
    <w:p w14:paraId="27DF658A" w14:textId="13795E18" w:rsidR="00716B1F" w:rsidRDefault="001F7F26" w:rsidP="008C144E">
      <w:pPr>
        <w:spacing w:after="0" w:line="480" w:lineRule="auto"/>
      </w:pPr>
      <w:r>
        <w:tab/>
      </w:r>
      <w:commentRangeStart w:id="81"/>
      <w:r>
        <w:t xml:space="preserve">While it is not the aim of this work to be prescriptive, </w:t>
      </w:r>
      <w:commentRangeEnd w:id="81"/>
      <w:r w:rsidR="00A26CD8">
        <w:rPr>
          <w:rStyle w:val="CommentReference"/>
          <w:sz w:val="24"/>
          <w:szCs w:val="24"/>
        </w:rPr>
        <w:commentReference w:id="81"/>
      </w:r>
      <w:r>
        <w:t xml:space="preserve">it is worth considering the implications of these findings and how they might inform the duties of park officials with respect to conservation. </w:t>
      </w:r>
      <w:r w:rsidR="00062BCE">
        <w:t xml:space="preserve">In even years, Indian River salmon are not out of the ordinary relative to the wider region. While the expansion of hatchery releases in 2010 </w:t>
      </w:r>
      <w:del w:id="82" w:author="Mark Scheuerell" w:date="2026-03-07T10:07:00Z" w16du:dateUtc="2026-03-07T18:07:00Z">
        <w:r w:rsidR="00062BCE" w:rsidDel="00F4609B">
          <w:delText xml:space="preserve">is statistically shown to </w:delText>
        </w:r>
      </w:del>
      <w:r w:rsidR="00062BCE">
        <w:t>coincide</w:t>
      </w:r>
      <w:ins w:id="83" w:author="Mark Scheuerell" w:date="2026-03-07T10:07:00Z" w16du:dateUtc="2026-03-07T18:07:00Z">
        <w:r w:rsidR="00F4609B">
          <w:t>d with</w:t>
        </w:r>
      </w:ins>
      <w:r w:rsidR="00062BCE">
        <w:t xml:space="preserve"> an increase in the numbers of spawning pink salmon at Indian River, the effect of hatchery returns in the previous brood year on even-year pink salmon abundances are much lower than the effect of fish moving in the other direction. Taken together, </w:t>
      </w:r>
      <w:del w:id="84" w:author="Mark Scheuerell" w:date="2026-03-07T10:07:00Z" w16du:dateUtc="2026-03-07T18:07:00Z">
        <w:r w:rsidR="00062BCE" w:rsidDel="00F4609B">
          <w:delText xml:space="preserve">this suite of evidence makes </w:delText>
        </w:r>
      </w:del>
      <w:r w:rsidR="00062BCE">
        <w:t>it seem</w:t>
      </w:r>
      <w:ins w:id="85" w:author="Mark Scheuerell" w:date="2026-03-07T10:08:00Z" w16du:dateUtc="2026-03-07T18:08:00Z">
        <w:r w:rsidR="00F4609B">
          <w:t>s</w:t>
        </w:r>
      </w:ins>
      <w:r w:rsidR="00062BCE">
        <w:t xml:space="preserve"> likely that even-year runs at Indian River are well within the natural range of variation for the wider region. </w:t>
      </w:r>
      <w:r w:rsidR="00CC7AA4">
        <w:t xml:space="preserve">However, the analysis of odd-year runs tells a different story. </w:t>
      </w:r>
      <w:del w:id="86" w:author="Mark Scheuerell" w:date="2026-03-07T10:09:00Z" w16du:dateUtc="2026-03-07T18:09:00Z">
        <w:r w:rsidR="00CC7AA4" w:rsidDel="00F4609B">
          <w:delText xml:space="preserve">Odd-year runs at Indian River are found differ significantly from the expectation drawn from the wider region. </w:delText>
        </w:r>
      </w:del>
      <w:r w:rsidR="00CC7AA4">
        <w:t>The effect</w:t>
      </w:r>
      <w:ins w:id="87" w:author="Mark Scheuerell" w:date="2026-03-07T10:09:00Z" w16du:dateUtc="2026-03-07T18:09:00Z">
        <w:r w:rsidR="00460B8F">
          <w:t>s of</w:t>
        </w:r>
      </w:ins>
      <w:r w:rsidR="00CC7AA4">
        <w:t xml:space="preserve"> both the commencement and expansion of hatchery operations (1980 and 2010) </w:t>
      </w:r>
      <w:del w:id="88" w:author="Mark Scheuerell" w:date="2026-03-07T10:09:00Z" w16du:dateUtc="2026-03-07T18:09:00Z">
        <w:r w:rsidR="00CC7AA4" w:rsidDel="00460B8F">
          <w:delText xml:space="preserve">are shown to have </w:delText>
        </w:r>
      </w:del>
      <w:r w:rsidR="00CC7AA4">
        <w:t xml:space="preserve">coincided with increases in the numbers of pink salmon at Indian River, above and beyond what was happening elsewhere in the region during those periods. Finally, </w:t>
      </w:r>
      <w:del w:id="89" w:author="Mark Scheuerell" w:date="2026-03-07T10:11:00Z" w16du:dateUtc="2026-03-07T18:11:00Z">
        <w:r w:rsidR="00CC7AA4" w:rsidDel="00460B8F">
          <w:delText>while (like even-year runs),</w:delText>
        </w:r>
      </w:del>
      <w:ins w:id="90" w:author="Mark Scheuerell" w:date="2026-03-07T10:11:00Z" w16du:dateUtc="2026-03-07T18:11:00Z">
        <w:r w:rsidR="00460B8F">
          <w:t>although</w:t>
        </w:r>
      </w:ins>
      <w:r w:rsidR="00CC7AA4">
        <w:t xml:space="preserve"> the effect of hatchery returns in the previous brood year on even-year pink salmon abundances are lower than the effect of fish moving in the other direction, the difference in these effects is not as </w:t>
      </w:r>
      <w:del w:id="91" w:author="Mark Scheuerell" w:date="2026-03-07T10:11:00Z" w16du:dateUtc="2026-03-07T18:11:00Z">
        <w:r w:rsidR="00CC7AA4" w:rsidDel="00460B8F">
          <w:delText>great</w:delText>
        </w:r>
      </w:del>
      <w:ins w:id="92" w:author="Mark Scheuerell" w:date="2026-03-07T10:11:00Z" w16du:dateUtc="2026-03-07T18:11:00Z">
        <w:r w:rsidR="00460B8F">
          <w:t>large</w:t>
        </w:r>
      </w:ins>
      <w:r w:rsidR="00CC7AA4">
        <w:t xml:space="preserve">, </w:t>
      </w:r>
      <w:del w:id="93" w:author="Mark Scheuerell" w:date="2026-03-07T10:12:00Z" w16du:dateUtc="2026-03-07T18:12:00Z">
        <w:r w:rsidR="00CC7AA4" w:rsidDel="00460B8F">
          <w:delText xml:space="preserve">meaning it is </w:delText>
        </w:r>
        <w:r w:rsidR="00CC7AA4" w:rsidDel="00460B8F">
          <w:lastRenderedPageBreak/>
          <w:delText>more likely that</w:delText>
        </w:r>
      </w:del>
      <w:ins w:id="94" w:author="Mark Scheuerell" w:date="2026-03-07T10:12:00Z" w16du:dateUtc="2026-03-07T18:12:00Z">
        <w:r w:rsidR="00460B8F">
          <w:t>indicating</w:t>
        </w:r>
      </w:ins>
      <w:r w:rsidR="00CC7AA4">
        <w:t xml:space="preserve"> more fish from the hatchery </w:t>
      </w:r>
      <w:del w:id="95" w:author="Mark Scheuerell" w:date="2026-03-07T10:12:00Z" w16du:dateUtc="2026-03-07T18:12:00Z">
        <w:r w:rsidR="00CC7AA4" w:rsidDel="00460B8F">
          <w:delText>might be</w:delText>
        </w:r>
      </w:del>
      <w:ins w:id="96" w:author="Mark Scheuerell" w:date="2026-03-07T10:12:00Z" w16du:dateUtc="2026-03-07T18:12:00Z">
        <w:r w:rsidR="00460B8F">
          <w:t>are</w:t>
        </w:r>
      </w:ins>
      <w:r w:rsidR="00CC7AA4">
        <w:t xml:space="preserve"> returning to Indian River in a given year than vice versa.</w:t>
      </w:r>
    </w:p>
    <w:p w14:paraId="7D8B9470" w14:textId="426878AB" w:rsidR="00F302DE" w:rsidRDefault="00F302DE" w:rsidP="008C144E">
      <w:pPr>
        <w:spacing w:after="0" w:line="480" w:lineRule="auto"/>
      </w:pPr>
      <w:r>
        <w:tab/>
        <w:t xml:space="preserve">This then illustrates two scenarios. In even years, pink salmon abundances are in line with those observed at ‘pristine’ index streams nearby and thus increases in their spawning densities are likely still within the natural range of variation. </w:t>
      </w:r>
      <w:r w:rsidR="00AE4507">
        <w:t xml:space="preserve">This is not to say that concerns about hypoxia events are not still pressing, but it is worth considering that interceding on behalf of Indian River’s other resident species may run contrary to the natural state of even-year pink salmon. In odd years there exists much more compelling evidence that hatchery releases of pink salmon are influencing abundances at Indian River. </w:t>
      </w:r>
      <w:r w:rsidR="005B3ACD">
        <w:t>This is not to say that the hatchery is the main driver of high pink salmon densities in odd years (as Figure 3 shows, spawning abundances of these fish have been on the rise throughout the region for decades), but that hatchery fish are having some influence on abundances seen at Indian River not seen in even-year runs. The differences in these effects may be due to the original broodstock SJH sourced for odd- and even-year runs</w:t>
      </w:r>
      <w:r w:rsidR="009C2CB3">
        <w:t xml:space="preserve"> (recall that the original SJH broodstock for even years came from Indian River, while the broodstock for odd years was sourced from Starrigavan Creek). In any case, this work makes clear that limiting the number of SJH pink salmon moving into Indian River to spawn in odd years may be beneficial for maintaining the wild population in the park within their natural range of variation</w:t>
      </w:r>
      <w:del w:id="97" w:author="Mark Scheuerell" w:date="2026-03-07T10:13:00Z" w16du:dateUtc="2026-03-07T18:13:00Z">
        <w:r w:rsidR="009C2CB3" w:rsidDel="00460B8F">
          <w:delText>, although how this might be accomplished is another question all together which falls outside the scope of this work</w:delText>
        </w:r>
      </w:del>
      <w:r w:rsidR="009C2CB3">
        <w:t>.</w:t>
      </w:r>
    </w:p>
    <w:p w14:paraId="4C795B1D" w14:textId="580C4B89" w:rsidR="00306AE3" w:rsidRDefault="009C2CB3" w:rsidP="008C144E">
      <w:pPr>
        <w:spacing w:after="0" w:line="480" w:lineRule="auto"/>
      </w:pPr>
      <w:r>
        <w:tab/>
        <w:t xml:space="preserve">It is clear from this research that determining the point at which a native species becomes overabundant is not a simple task. In the case of pink salmon at Indian River, this task is made additionally complicated by the fact there two populations </w:t>
      </w:r>
      <w:r w:rsidR="002B1614">
        <w:t xml:space="preserve">inhabiting the same </w:t>
      </w:r>
      <w:r w:rsidR="002B1614">
        <w:lastRenderedPageBreak/>
        <w:t>environment (odd- and even-year runs) with potentially different life histories and characteristics. When assessing whether or not the overabundance of a native species in an ecosystem might be driven by some anthropogenic intervention requires the consideration not only of that particular population in time, but also the consideration of relevant populations of the same species that have not been exposed to the same intervention (although this may not always be possible).</w:t>
      </w:r>
      <w:bookmarkEnd w:id="1"/>
    </w:p>
    <w:p w14:paraId="6ABAA840" w14:textId="77777777" w:rsidR="00306AE3" w:rsidRDefault="00306AE3">
      <w:r>
        <w:br w:type="page"/>
      </w:r>
    </w:p>
    <w:p w14:paraId="1D804AAF" w14:textId="77777777" w:rsidR="000F7853" w:rsidRPr="00B81603" w:rsidRDefault="000F7853" w:rsidP="000F7853">
      <w:pPr>
        <w:spacing w:line="240" w:lineRule="auto"/>
        <w:rPr>
          <w:b/>
          <w:bCs/>
        </w:rPr>
      </w:pPr>
      <w:r w:rsidRPr="00B81603">
        <w:rPr>
          <w:b/>
          <w:bCs/>
        </w:rPr>
        <w:lastRenderedPageBreak/>
        <w:t>References</w:t>
      </w:r>
    </w:p>
    <w:p w14:paraId="5DBDF077" w14:textId="77777777" w:rsidR="000F7853" w:rsidRDefault="000F7853" w:rsidP="000F7853">
      <w:pPr>
        <w:spacing w:line="240" w:lineRule="auto"/>
        <w:ind w:left="720" w:hanging="720"/>
      </w:pPr>
      <w:r>
        <w:t xml:space="preserve">Alaska Department of Fish and Game. 2024a. Commercial Salmon Fisheries – Southeast Alaska &amp; Yakutat Research: Pink Salmon. Available at: </w:t>
      </w:r>
      <w:hyperlink r:id="rId10" w:history="1">
        <w:r w:rsidRPr="007B1A5E">
          <w:rPr>
            <w:rStyle w:val="Hyperlink"/>
          </w:rPr>
          <w:t>https://www.adfg.alaska.gov/index.cfm?adfg=commercialbyareasoutheast.salmon_research_pink</w:t>
        </w:r>
      </w:hyperlink>
      <w:r>
        <w:t xml:space="preserve"> (accessed December 14, 2024)</w:t>
      </w:r>
    </w:p>
    <w:p w14:paraId="5ABEFDB7" w14:textId="77777777" w:rsidR="000F7853" w:rsidRDefault="000F7853" w:rsidP="000F7853">
      <w:pPr>
        <w:spacing w:line="240" w:lineRule="auto"/>
        <w:ind w:left="720" w:hanging="720"/>
      </w:pPr>
      <w:r>
        <w:t xml:space="preserve">Alaska Department of Fish and Game. 2024b. Mark Recovery Laboratory – Otolith Marking. Available at: </w:t>
      </w:r>
      <w:hyperlink r:id="rId11" w:history="1">
        <w:r w:rsidRPr="007B1A5E">
          <w:rPr>
            <w:rStyle w:val="Hyperlink"/>
          </w:rPr>
          <w:t>https://mtalab.adfg.alaska.gov/OTO/marking.aspx</w:t>
        </w:r>
      </w:hyperlink>
      <w:r>
        <w:t xml:space="preserve"> (accessed December 14, 2024)</w:t>
      </w:r>
    </w:p>
    <w:p w14:paraId="6C183250" w14:textId="77777777" w:rsidR="000F7853" w:rsidRDefault="000F7853" w:rsidP="000F7853">
      <w:pPr>
        <w:spacing w:line="240" w:lineRule="auto"/>
        <w:ind w:left="720" w:hanging="720"/>
        <w:rPr>
          <w:ins w:id="98" w:author="Brian E McGreal" w:date="2026-03-27T09:38:00Z" w16du:dateUtc="2026-03-27T16:38:00Z"/>
        </w:rPr>
      </w:pPr>
      <w:r>
        <w:t xml:space="preserve">Beckett, K., E. Elle, C. Kremen, A. Sherwood, S. McComb, T. G. Martin. 2022. Hyperabundant black-tailed deer impact endangered Garry oak ecosystem floral and bumblebee communities. </w:t>
      </w:r>
      <w:r>
        <w:rPr>
          <w:i/>
          <w:iCs/>
        </w:rPr>
        <w:t>Global Ecology and Conservation</w:t>
      </w:r>
      <w:r>
        <w:t xml:space="preserve"> 38: 14pp.</w:t>
      </w:r>
    </w:p>
    <w:p w14:paraId="3F4CC29F" w14:textId="7AD430D6" w:rsidR="009D55B2" w:rsidRPr="00E66FA7" w:rsidRDefault="009D55B2" w:rsidP="009D55B2">
      <w:pPr>
        <w:spacing w:line="240" w:lineRule="auto"/>
        <w:ind w:left="720" w:hanging="720"/>
      </w:pPr>
      <w:ins w:id="99" w:author="Brian E McGreal" w:date="2026-03-27T09:38:00Z" w16du:dateUtc="2026-03-27T16:38:00Z">
        <w:r>
          <w:t xml:space="preserve">Burnham, K. P., D. R. Anderson, K. P. Huyvaert. 2010. AIC model selection and multimodal interference in behavioral ecology: some background, observations, and comparisons. </w:t>
        </w:r>
        <w:r>
          <w:rPr>
            <w:i/>
            <w:iCs/>
          </w:rPr>
          <w:t xml:space="preserve">Behavioral Ecology and Sociobiology </w:t>
        </w:r>
        <w:r>
          <w:t>65: 23-35.</w:t>
        </w:r>
      </w:ins>
    </w:p>
    <w:p w14:paraId="774F2949" w14:textId="77777777" w:rsidR="000F7853" w:rsidRDefault="000F7853" w:rsidP="000F7853">
      <w:pPr>
        <w:spacing w:line="240" w:lineRule="auto"/>
        <w:ind w:left="720" w:hanging="720"/>
      </w:pPr>
      <w:r>
        <w:t xml:space="preserve">Cunningham, S. 2021. </w:t>
      </w:r>
      <w:r>
        <w:rPr>
          <w:i/>
          <w:iCs/>
        </w:rPr>
        <w:t>Causal Inference: The Mixtape.</w:t>
      </w:r>
      <w:r>
        <w:t xml:space="preserve"> Yale University Press, 352 pp.</w:t>
      </w:r>
    </w:p>
    <w:p w14:paraId="32EFCA09" w14:textId="77777777" w:rsidR="000F7853" w:rsidRPr="005A1537" w:rsidRDefault="000F7853" w:rsidP="000F7853">
      <w:pPr>
        <w:spacing w:line="240" w:lineRule="auto"/>
        <w:ind w:left="720" w:hanging="720"/>
      </w:pPr>
      <w:r>
        <w:t xml:space="preserve">Ellison, A. M., M. S. Bank, B. D. Clinton, E. A. Colburn, K. Elliott, C. R. Ford, D. R. Foster, B. D. Kloeppel, J. D. Knoepp, G. M. Lovett, J. Mohan, D. A. Orwig, N. L. Rodenhouse, W. V. Sobczak, K. A. Stinson, J. K. Stone, C. M. Swan, J. Thompson, B. von Holle, J. R. Webster. 2005. Loss of foundation species: consequences for the structure and dynamics of forested ecosystems. </w:t>
      </w:r>
      <w:r>
        <w:rPr>
          <w:i/>
          <w:iCs/>
        </w:rPr>
        <w:t>Frontiers in Ecology and the Environment</w:t>
      </w:r>
      <w:r>
        <w:t xml:space="preserve"> 3(9): 479-486.</w:t>
      </w:r>
    </w:p>
    <w:p w14:paraId="34268021" w14:textId="77777777" w:rsidR="000F7853" w:rsidRDefault="000F7853" w:rsidP="000F7853">
      <w:pPr>
        <w:spacing w:line="240" w:lineRule="auto"/>
        <w:ind w:left="720" w:hanging="720"/>
      </w:pPr>
      <w:r>
        <w:t xml:space="preserve">Gende, S. and B. Carter. 2015. </w:t>
      </w:r>
      <w:r w:rsidRPr="00942C32">
        <w:rPr>
          <w:i/>
          <w:iCs/>
        </w:rPr>
        <w:t>Straying rates of pink salmon into the Indian River, Sitka National Historical Park. Final Report – ADF&amp;G Permit # SF2015-225.</w:t>
      </w:r>
      <w:r>
        <w:t xml:space="preserve"> National Park Service, 11 pp.</w:t>
      </w:r>
    </w:p>
    <w:p w14:paraId="440E490E" w14:textId="77777777" w:rsidR="000F7853" w:rsidRDefault="000F7853" w:rsidP="000F7853">
      <w:pPr>
        <w:spacing w:line="240" w:lineRule="auto"/>
        <w:ind w:left="720" w:hanging="720"/>
      </w:pPr>
      <w:r>
        <w:t xml:space="preserve">Gibson, K., K. Skov, S. Kegley, C. Jorgensen, S. Smith, and J. Witcosky. 2008. </w:t>
      </w:r>
      <w:r w:rsidRPr="00DB7D2F">
        <w:t>Mountain Pine Beetle Impacts in High-Elevation Five-Needle Pines: Current Trends and Challenges.</w:t>
      </w:r>
      <w:r>
        <w:t xml:space="preserve"> USDA Forest Service – Forest Health Protection, 40 pp.</w:t>
      </w:r>
    </w:p>
    <w:p w14:paraId="73157A78" w14:textId="77777777" w:rsidR="000F7853" w:rsidRDefault="000F7853" w:rsidP="000F7853">
      <w:pPr>
        <w:spacing w:line="240" w:lineRule="auto"/>
        <w:ind w:left="720" w:hanging="720"/>
      </w:pPr>
      <w:r>
        <w:t xml:space="preserve">Gallardo, B., M. Clavero, M. I. Sánchez, M. Vilà. 2015. Global ecological impacts of invasive species in aquatic ecosystems. </w:t>
      </w:r>
      <w:r>
        <w:rPr>
          <w:i/>
          <w:iCs/>
        </w:rPr>
        <w:t xml:space="preserve">Global Change Biology </w:t>
      </w:r>
      <w:r>
        <w:t>22(1): 151-163.</w:t>
      </w:r>
    </w:p>
    <w:p w14:paraId="29ADFE4E" w14:textId="27599AC6" w:rsidR="00723599" w:rsidRPr="005A1537" w:rsidRDefault="00723599" w:rsidP="00723599">
      <w:pPr>
        <w:spacing w:line="240" w:lineRule="auto"/>
        <w:ind w:left="720" w:hanging="720"/>
      </w:pPr>
      <w:r>
        <w:t>Heard, W. R. 1991. Life History of Pink Salmon (</w:t>
      </w:r>
      <w:r w:rsidRPr="00177F5D">
        <w:rPr>
          <w:i/>
          <w:iCs/>
        </w:rPr>
        <w:t>Oncorhynchus gorbuscha</w:t>
      </w:r>
      <w:r>
        <w:t xml:space="preserve">). Edited by Groot, C. and L. Margolis. </w:t>
      </w:r>
      <w:r>
        <w:rPr>
          <w:i/>
          <w:iCs/>
        </w:rPr>
        <w:t xml:space="preserve">Pacific Salmon Life Histories </w:t>
      </w:r>
      <w:r>
        <w:t xml:space="preserve">119-231.  UBC Press. </w:t>
      </w:r>
    </w:p>
    <w:p w14:paraId="1A084C60" w14:textId="77777777" w:rsidR="000F7853" w:rsidRDefault="000F7853" w:rsidP="000F7853">
      <w:pPr>
        <w:spacing w:line="240" w:lineRule="auto"/>
        <w:ind w:left="720" w:hanging="720"/>
      </w:pPr>
      <w:r>
        <w:t xml:space="preserve">Holmes, E. E., E. J. Ward, and K. Wills. 2012. MARSS: Multivariate Autoregressive State-space Models for Analyzing Time-series Data. </w:t>
      </w:r>
      <w:r>
        <w:rPr>
          <w:i/>
          <w:iCs/>
        </w:rPr>
        <w:t>The R Journal</w:t>
      </w:r>
      <w:r>
        <w:t xml:space="preserve"> 4(1): 11-19.</w:t>
      </w:r>
    </w:p>
    <w:p w14:paraId="4B66BF3D" w14:textId="77777777" w:rsidR="000F7853" w:rsidRPr="00CF7EB9" w:rsidRDefault="000F7853" w:rsidP="000F7853">
      <w:pPr>
        <w:spacing w:line="240" w:lineRule="auto"/>
        <w:ind w:left="720" w:hanging="720"/>
      </w:pPr>
      <w:r>
        <w:t xml:space="preserve">Jeschke, J. M., S. Bacher, T. M. Blackburn, J. T. A. Dick, F. Essl, T. Evans, M. Gaertner, P. E. Hulme, I. Kühn, A. Mrugala, J. Pergi, P. Pysek, W. Rabitsch, A. Ricciardi, D. M. Richardson, A. Sendek, M. Vilà, M. Winter, S. Kumschick. 2014. Defining the Impact of Non-Native Species. </w:t>
      </w:r>
      <w:r>
        <w:rPr>
          <w:i/>
          <w:iCs/>
        </w:rPr>
        <w:t>Conservation Biology</w:t>
      </w:r>
      <w:r>
        <w:t xml:space="preserve"> 28(5): 1188-1194.</w:t>
      </w:r>
    </w:p>
    <w:p w14:paraId="3FC36220" w14:textId="77777777" w:rsidR="000F7853" w:rsidRDefault="000F7853" w:rsidP="000F7853">
      <w:pPr>
        <w:spacing w:line="240" w:lineRule="auto"/>
        <w:ind w:left="720" w:hanging="720"/>
      </w:pPr>
      <w:r>
        <w:lastRenderedPageBreak/>
        <w:t xml:space="preserve">Knudsen, E. E., P. S. Rand, K. B. Gorman, D. R. Bernard, W. D. Templin. 2021. Hatchery-origin stray rates and total run characteristics for Pink Salmon and Chum Salmon returning to Prince William Sound, Alaska in 2013-2015. </w:t>
      </w:r>
      <w:r>
        <w:rPr>
          <w:i/>
          <w:iCs/>
        </w:rPr>
        <w:t xml:space="preserve">Marine and Coastal Fisheries </w:t>
      </w:r>
      <w:r>
        <w:t>13(1): 41-68.</w:t>
      </w:r>
    </w:p>
    <w:p w14:paraId="45982CBB" w14:textId="77777777" w:rsidR="000F7853" w:rsidRDefault="000F7853" w:rsidP="000F7853">
      <w:pPr>
        <w:spacing w:line="240" w:lineRule="auto"/>
        <w:ind w:left="720" w:hanging="720"/>
      </w:pPr>
      <w:r>
        <w:t>Manhard, C. V., J. E. Joyce, W. W. Smoker, and A. J. Gharrett. 2017. Ecological factors influencing lifetime productivity of pink salmon (</w:t>
      </w:r>
      <w:r w:rsidRPr="00177F5D">
        <w:rPr>
          <w:i/>
          <w:iCs/>
        </w:rPr>
        <w:t>Oncorhynchus gorbuscha</w:t>
      </w:r>
      <w:r>
        <w:t xml:space="preserve">) in an Alaskan stream. </w:t>
      </w:r>
      <w:r w:rsidRPr="00BA3D67">
        <w:rPr>
          <w:i/>
          <w:iCs/>
        </w:rPr>
        <w:t>Canadian Journal of Fisheries and Aquatic Sciences</w:t>
      </w:r>
      <w:r>
        <w:t xml:space="preserve"> 74(9): 1325-1336.</w:t>
      </w:r>
    </w:p>
    <w:p w14:paraId="7564DBA9" w14:textId="77777777" w:rsidR="00AF5677" w:rsidRDefault="000F7853" w:rsidP="000F7853">
      <w:pPr>
        <w:spacing w:line="240" w:lineRule="auto"/>
        <w:ind w:left="720" w:hanging="720"/>
      </w:pPr>
      <w:r>
        <w:t xml:space="preserve">Mantua, N. J., S. R. Hare, Y. Zhang, J. M. Wallace, and R. C. Francis. A Pacific Interdecadal Climate Oscillation with Impacts on Salmon Production. </w:t>
      </w:r>
      <w:r>
        <w:rPr>
          <w:i/>
          <w:iCs/>
        </w:rPr>
        <w:t>Bulletin of the American Meteorological Society</w:t>
      </w:r>
      <w:r>
        <w:t xml:space="preserve"> 78(6): 1069-1079.</w:t>
      </w:r>
    </w:p>
    <w:p w14:paraId="79F8EA3B" w14:textId="67867E8D" w:rsidR="000F7853" w:rsidRDefault="00AF5677" w:rsidP="00AF5677">
      <w:pPr>
        <w:spacing w:line="240" w:lineRule="auto"/>
        <w:ind w:left="720" w:hanging="720"/>
      </w:pPr>
      <w:r>
        <w:t xml:space="preserve">Mazerolle, M. 2006. Improving data analysis in herpetology: using Akaike’s Information Criterion (AIC) to assess the strength of biological hypotheses. </w:t>
      </w:r>
      <w:r>
        <w:rPr>
          <w:i/>
          <w:iCs/>
        </w:rPr>
        <w:t>Amphibia-Reptilia</w:t>
      </w:r>
      <w:r>
        <w:t xml:space="preserve"> 27: 169-180.</w:t>
      </w:r>
      <w:r w:rsidR="000F7853">
        <w:t xml:space="preserve">  </w:t>
      </w:r>
    </w:p>
    <w:p w14:paraId="5D3ED3A4" w14:textId="77777777" w:rsidR="000F7853" w:rsidRDefault="000F7853" w:rsidP="000F7853">
      <w:pPr>
        <w:spacing w:line="240" w:lineRule="auto"/>
        <w:ind w:left="720" w:hanging="720"/>
      </w:pPr>
      <w:r>
        <w:t xml:space="preserve">Miller, K. M., S. J. Perles, J. P. Schmit, E. R. Matthews, A. S. Weed, J. A. Comiskey, M. R. Marshall, P. Nelson, N. A. Fisichelli. 2023. </w:t>
      </w:r>
      <w:r w:rsidRPr="00656692">
        <w:t>Overabundant deer and invasive plants drive widespread regeneration debt in eastern United States national parks.</w:t>
      </w:r>
      <w:r>
        <w:t xml:space="preserve"> </w:t>
      </w:r>
      <w:r w:rsidRPr="00147E1E">
        <w:t>Ecological Applications</w:t>
      </w:r>
      <w:r>
        <w:rPr>
          <w:i/>
          <w:iCs/>
        </w:rPr>
        <w:t xml:space="preserve"> </w:t>
      </w:r>
      <w:r>
        <w:t>33: 24pp.</w:t>
      </w:r>
    </w:p>
    <w:p w14:paraId="4E4A1E4F" w14:textId="77777777" w:rsidR="000F7853" w:rsidRPr="00E66FA7" w:rsidRDefault="000F7853" w:rsidP="000F7853">
      <w:pPr>
        <w:spacing w:line="240" w:lineRule="auto"/>
        <w:ind w:left="720" w:hanging="720"/>
      </w:pPr>
      <w:r>
        <w:t xml:space="preserve">Moore, J. H., L. Gibson, Z. Amir, W. Chanthorn, A. H. Ahmad, P. A. Jansen, C. P. Mendes, M. Onuma, C. A. Peres, M. S. Luskin. 2023. The rise of hyperabundant native generalists threatens both humans and nature. </w:t>
      </w:r>
      <w:r>
        <w:rPr>
          <w:i/>
          <w:iCs/>
        </w:rPr>
        <w:t>Biological Reviews</w:t>
      </w:r>
      <w:r>
        <w:t xml:space="preserve"> 98(5): 1829-1844.</w:t>
      </w:r>
    </w:p>
    <w:p w14:paraId="0C798D7A" w14:textId="77777777" w:rsidR="000F7853" w:rsidRDefault="000F7853" w:rsidP="000F7853">
      <w:pPr>
        <w:spacing w:line="240" w:lineRule="auto"/>
        <w:ind w:left="720" w:hanging="720"/>
      </w:pPr>
      <w:r>
        <w:t xml:space="preserve">National Park Service. 2025a. Organic Act of 1916. Available at: </w:t>
      </w:r>
      <w:hyperlink r:id="rId12" w:history="1">
        <w:r w:rsidRPr="00096DB2">
          <w:rPr>
            <w:rStyle w:val="Hyperlink"/>
          </w:rPr>
          <w:t>https://www.nps.gov/grba/learn/management/organic-act-of-1916.htm</w:t>
        </w:r>
      </w:hyperlink>
      <w:r>
        <w:t xml:space="preserve"> (accessed March 27, 2025)</w:t>
      </w:r>
    </w:p>
    <w:p w14:paraId="2E352D74" w14:textId="77777777" w:rsidR="000F7853" w:rsidRPr="00096DB2" w:rsidRDefault="000F7853" w:rsidP="000F7853">
      <w:pPr>
        <w:spacing w:line="240" w:lineRule="auto"/>
        <w:ind w:left="720" w:hanging="720"/>
        <w:rPr>
          <w:i/>
          <w:iCs/>
        </w:rPr>
      </w:pPr>
      <w:r>
        <w:t xml:space="preserve">National Park Service. 2025b. Sitka National Historical Park. Available at: </w:t>
      </w:r>
      <w:hyperlink r:id="rId13" w:history="1">
        <w:r w:rsidRPr="00096DB2">
          <w:rPr>
            <w:rStyle w:val="Hyperlink"/>
          </w:rPr>
          <w:t>https://www.nps.gov/sitk/index.htm</w:t>
        </w:r>
      </w:hyperlink>
      <w:r>
        <w:t xml:space="preserve"> (accessed March 18, 2025)</w:t>
      </w:r>
      <w:r>
        <w:rPr>
          <w:i/>
          <w:iCs/>
        </w:rPr>
        <w:t xml:space="preserve"> </w:t>
      </w:r>
    </w:p>
    <w:p w14:paraId="491D9474" w14:textId="77777777" w:rsidR="000F7853" w:rsidRDefault="000F7853" w:rsidP="000F7853">
      <w:pPr>
        <w:spacing w:line="240" w:lineRule="auto"/>
        <w:ind w:left="720" w:hanging="720"/>
      </w:pPr>
      <w:r>
        <w:t xml:space="preserve">Quinn, T. P. 2018. </w:t>
      </w:r>
      <w:r>
        <w:rPr>
          <w:i/>
          <w:iCs/>
        </w:rPr>
        <w:t>The Behavior and Ecology of Pacific Salmon and Trout, Second Edition.</w:t>
      </w:r>
      <w:r>
        <w:t xml:space="preserve"> University of Washington Press, 547 pp.</w:t>
      </w:r>
    </w:p>
    <w:p w14:paraId="0ED513C4" w14:textId="77777777" w:rsidR="000F7853" w:rsidRDefault="000F7853" w:rsidP="000F7853">
      <w:pPr>
        <w:spacing w:line="240" w:lineRule="auto"/>
        <w:ind w:left="720" w:hanging="720"/>
      </w:pPr>
      <w:r>
        <w:t xml:space="preserve">Sambaraju, K. R., D. W. Goodman. 2021. Mountain pine beetle: an example of a climate-driven eruptive insect impacting conifer forest ecosystems. </w:t>
      </w:r>
      <w:r>
        <w:rPr>
          <w:i/>
          <w:iCs/>
        </w:rPr>
        <w:t>CABI Reviews</w:t>
      </w:r>
      <w:r>
        <w:t>: 18pp.</w:t>
      </w:r>
    </w:p>
    <w:p w14:paraId="27B12705" w14:textId="5F018B2F" w:rsidR="00310948" w:rsidRDefault="00310948" w:rsidP="00310948">
      <w:pPr>
        <w:spacing w:line="240" w:lineRule="auto"/>
        <w:ind w:left="720" w:hanging="720"/>
      </w:pPr>
      <w:r>
        <w:t xml:space="preserve">Scheuerell, M. D., E. R. Buhle, B. X. Semmens, M. J. Ford, T. Cooney, R. W. Carmichael. 2015. Analyzing large-scale conservation interventions with Bayesian hierarchical models: a case study of supplementing threated Pacific salmon. </w:t>
      </w:r>
      <w:r>
        <w:rPr>
          <w:i/>
          <w:iCs/>
        </w:rPr>
        <w:t xml:space="preserve">Ecology and Evolution </w:t>
      </w:r>
      <w:r>
        <w:t>5(10): 2115-2125.</w:t>
      </w:r>
    </w:p>
    <w:p w14:paraId="1F63EFB7" w14:textId="77777777" w:rsidR="000F7853" w:rsidRPr="005810E6" w:rsidRDefault="000F7853" w:rsidP="000F7853">
      <w:pPr>
        <w:spacing w:line="240" w:lineRule="auto"/>
        <w:ind w:left="720" w:hanging="720"/>
      </w:pPr>
      <w:r>
        <w:t xml:space="preserve">Sergeant, C. J., J. R. Bellmore, C. McConnell, J. W. Moore. 2017. High salmon density and low discharge create periodic hypoxia in coastal rivers. </w:t>
      </w:r>
      <w:r>
        <w:rPr>
          <w:i/>
          <w:iCs/>
        </w:rPr>
        <w:t>Ecosphere</w:t>
      </w:r>
      <w:r>
        <w:t xml:space="preserve"> 8(6</w:t>
      </w:r>
      <w:r w:rsidRPr="00C5517B">
        <w:rPr>
          <w:rFonts w:cstheme="minorHAnsi"/>
        </w:rPr>
        <w:t>)</w:t>
      </w:r>
      <w:r w:rsidRPr="00A9712C">
        <w:rPr>
          <w:rFonts w:cstheme="minorHAnsi"/>
          <w:kern w:val="0"/>
        </w:rPr>
        <w:t>:</w:t>
      </w:r>
      <w:r>
        <w:rPr>
          <w:rFonts w:cstheme="minorHAnsi"/>
          <w:kern w:val="0"/>
        </w:rPr>
        <w:t xml:space="preserve"> 16pp</w:t>
      </w:r>
      <w:r w:rsidRPr="00C5517B">
        <w:rPr>
          <w:rFonts w:cstheme="minorHAnsi"/>
        </w:rPr>
        <w:t>.</w:t>
      </w:r>
    </w:p>
    <w:p w14:paraId="57F00B15" w14:textId="77777777" w:rsidR="000F7853" w:rsidRDefault="000F7853" w:rsidP="000F7853">
      <w:pPr>
        <w:spacing w:line="240" w:lineRule="auto"/>
        <w:ind w:left="720" w:hanging="720"/>
      </w:pPr>
      <w:r>
        <w:t xml:space="preserve">Sergeant, C. J., J. R. Bellmore, R. A. Bellmore, J. A. Falke, F. J. Mueter, and P. A. H. Westley. 2023. Hypoxia vulnerability in the salmon watersheds of Southeast Alaska. </w:t>
      </w:r>
      <w:r>
        <w:rPr>
          <w:i/>
          <w:iCs/>
        </w:rPr>
        <w:t xml:space="preserve">Science of the Total Environment </w:t>
      </w:r>
      <w:r>
        <w:t>896:</w:t>
      </w:r>
      <w:r w:rsidRPr="00C5517B">
        <w:t xml:space="preserve"> </w:t>
      </w:r>
      <w:r>
        <w:t>12pp.</w:t>
      </w:r>
    </w:p>
    <w:p w14:paraId="2EE60909" w14:textId="77777777" w:rsidR="000F7853" w:rsidRPr="008776F4" w:rsidRDefault="000F7853" w:rsidP="000F7853">
      <w:pPr>
        <w:spacing w:line="240" w:lineRule="auto"/>
        <w:ind w:left="720" w:hanging="720"/>
        <w:rPr>
          <w:i/>
          <w:iCs/>
        </w:rPr>
      </w:pPr>
      <w:r>
        <w:lastRenderedPageBreak/>
        <w:t xml:space="preserve">Stopha, M. 2015. </w:t>
      </w:r>
      <w:r w:rsidRPr="00CA1D5B">
        <w:rPr>
          <w:i/>
          <w:iCs/>
        </w:rPr>
        <w:t xml:space="preserve">An Evaluation of the Sheldon Jackson Salmon Hatchery for Consistency with Statewide Policies and Prescribed Management Practices. </w:t>
      </w:r>
      <w:r w:rsidRPr="00CA1D5B">
        <w:t>Alaska Department of Fish and Game, Division of Commercial Fisheries,</w:t>
      </w:r>
      <w:r>
        <w:t xml:space="preserve"> 42 pp.</w:t>
      </w:r>
    </w:p>
    <w:p w14:paraId="49F56108" w14:textId="77777777" w:rsidR="000F7853" w:rsidRDefault="000F7853" w:rsidP="000F7853">
      <w:pPr>
        <w:spacing w:line="240" w:lineRule="auto"/>
        <w:ind w:left="720" w:hanging="720"/>
      </w:pPr>
      <w:r>
        <w:t xml:space="preserve">Thornton, T. F. 1998. </w:t>
      </w:r>
      <w:r>
        <w:rPr>
          <w:i/>
          <w:iCs/>
        </w:rPr>
        <w:t>Traditional Tlingit Use of Sitka National Historical Park</w:t>
      </w:r>
      <w:r>
        <w:t>. National Park Service, 170 pp.</w:t>
      </w:r>
    </w:p>
    <w:p w14:paraId="659843AD" w14:textId="77777777" w:rsidR="000F7853" w:rsidRDefault="000F7853" w:rsidP="000F7853">
      <w:pPr>
        <w:spacing w:line="240" w:lineRule="auto"/>
        <w:ind w:left="720" w:hanging="720"/>
      </w:pPr>
      <w:r>
        <w:t>Tillotson, M. D., T. P. Quinn. 2017. Climate and conspecific density trigger pre-spawning mortality in sockeye salmon (</w:t>
      </w:r>
      <w:r w:rsidRPr="003748D3">
        <w:rPr>
          <w:i/>
        </w:rPr>
        <w:t>Oncorhynchus nerka</w:t>
      </w:r>
      <w:r>
        <w:t xml:space="preserve">). </w:t>
      </w:r>
      <w:r>
        <w:rPr>
          <w:i/>
          <w:iCs/>
        </w:rPr>
        <w:t xml:space="preserve">Fisheries Research </w:t>
      </w:r>
      <w:r>
        <w:t>188: 138-148.</w:t>
      </w:r>
    </w:p>
    <w:p w14:paraId="1D692089" w14:textId="77777777" w:rsidR="000F7853" w:rsidRDefault="000F7853" w:rsidP="000F7853">
      <w:pPr>
        <w:spacing w:line="240" w:lineRule="auto"/>
        <w:ind w:left="720" w:hanging="720"/>
      </w:pPr>
      <w:r>
        <w:t xml:space="preserve">Van Alen, B. W. 2000. Status and Stewardship of Salmon Stocks in Southeast Alaska. In E. E. Knudsen, Steward, C. R., MacDonald, D. D., Williams, J. E., Reiser, D. W. </w:t>
      </w:r>
      <w:r w:rsidRPr="00613DCC">
        <w:t>Sustainable Fisheries Managemnt – Pacific Salmon,</w:t>
      </w:r>
      <w:r>
        <w:t xml:space="preserve"> 161-193. Lewis Publishers.</w:t>
      </w:r>
    </w:p>
    <w:p w14:paraId="04A20E53" w14:textId="5C64BEAE" w:rsidR="009C2CB3" w:rsidRDefault="009C2CB3" w:rsidP="00306AE3">
      <w:pPr>
        <w:spacing w:line="240" w:lineRule="auto"/>
        <w:ind w:left="720" w:hanging="720"/>
      </w:pPr>
    </w:p>
    <w:sectPr w:rsidR="009C2CB3" w:rsidSect="001E1CBF">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Brian E McGreal" w:date="2026-03-09T09:03:00Z" w:initials="BM">
    <w:p w14:paraId="7CB9D6C5" w14:textId="77777777" w:rsidR="009845B1" w:rsidRDefault="009845B1" w:rsidP="009845B1">
      <w:pPr>
        <w:pStyle w:val="CommentText"/>
      </w:pPr>
      <w:r>
        <w:rPr>
          <w:rStyle w:val="CommentReference"/>
        </w:rPr>
        <w:annotationRef/>
      </w:r>
      <w:r>
        <w:t>Adjust this from AK Park Science</w:t>
      </w:r>
    </w:p>
  </w:comment>
  <w:comment w:id="5" w:author="Mark Scheuerell" w:date="2026-03-06T05:33:00Z" w:initials="s">
    <w:p w14:paraId="24305DAB" w14:textId="77777777" w:rsidR="00F6199D" w:rsidRDefault="00F6199D">
      <w:pPr>
        <w:pStyle w:val="CommentText"/>
      </w:pPr>
      <w:r>
        <w:rPr>
          <w:rStyle w:val="CommentReference"/>
        </w:rPr>
        <w:annotationRef/>
      </w:r>
      <w:r>
        <w:t>Please add a title page.</w:t>
      </w:r>
    </w:p>
    <w:p w14:paraId="1FF67B2E" w14:textId="77777777" w:rsidR="00F6199D" w:rsidRDefault="00F6199D">
      <w:pPr>
        <w:pStyle w:val="CommentText"/>
      </w:pPr>
    </w:p>
    <w:p w14:paraId="2FF355B0" w14:textId="77777777" w:rsidR="00F6199D" w:rsidRDefault="00F6199D">
      <w:pPr>
        <w:pStyle w:val="CommentText"/>
      </w:pPr>
      <w:r>
        <w:t>For the manuscript, you’ll also need to include the info here:</w:t>
      </w:r>
    </w:p>
    <w:p w14:paraId="2604FD2C" w14:textId="692E9F4F" w:rsidR="00F6199D" w:rsidRDefault="00F6199D">
      <w:pPr>
        <w:pStyle w:val="CommentText"/>
      </w:pPr>
      <w:r w:rsidRPr="00F6199D">
        <w:t>https://scheuerell-lab.github.io/lab-book/publications.html#usgs-fundamental-science-practices</w:t>
      </w:r>
    </w:p>
  </w:comment>
  <w:comment w:id="33" w:author="Brian E McGreal" w:date="2026-03-09T09:23:00Z" w:initials="BM">
    <w:p w14:paraId="3913DD12" w14:textId="77777777" w:rsidR="00226B01" w:rsidRDefault="00226B01" w:rsidP="00226B01">
      <w:pPr>
        <w:pStyle w:val="CommentText"/>
      </w:pPr>
      <w:r>
        <w:rPr>
          <w:rStyle w:val="CommentReference"/>
        </w:rPr>
        <w:annotationRef/>
      </w:r>
      <w:r>
        <w:t>I use this language above</w:t>
      </w:r>
    </w:p>
  </w:comment>
  <w:comment w:id="35" w:author="Brian McGreal" w:date="2026-03-24T16:49:00Z" w:initials="BM">
    <w:p w14:paraId="61FC6D56" w14:textId="2702966C" w:rsidR="009056D1" w:rsidRDefault="009056D1">
      <w:pPr>
        <w:pStyle w:val="CommentText"/>
      </w:pPr>
      <w:r>
        <w:rPr>
          <w:rStyle w:val="CommentReference"/>
        </w:rPr>
        <w:annotationRef/>
      </w:r>
      <w:r>
        <w:t>This sequence feels lame</w:t>
      </w:r>
    </w:p>
  </w:comment>
  <w:comment w:id="36" w:author="Brian McGreal" w:date="2026-03-30T12:41:00Z" w:initials="BM">
    <w:p w14:paraId="5FCED028" w14:textId="36CA80ED" w:rsidR="00A2387C" w:rsidRDefault="00A2387C">
      <w:pPr>
        <w:pStyle w:val="CommentText"/>
      </w:pPr>
      <w:r>
        <w:rPr>
          <w:rStyle w:val="CommentReference"/>
        </w:rPr>
        <w:annotationRef/>
      </w:r>
      <w:r>
        <w:t>Weird sentence</w:t>
      </w:r>
    </w:p>
  </w:comment>
  <w:comment w:id="39" w:author="Mark Scheuerell" w:date="2026-03-06T06:22:00Z" w:initials="s">
    <w:p w14:paraId="57FEDFCD" w14:textId="5FA3002A" w:rsidR="00205B63" w:rsidRDefault="00205B63">
      <w:pPr>
        <w:pStyle w:val="CommentText"/>
      </w:pPr>
      <w:r>
        <w:rPr>
          <w:rStyle w:val="CommentReference"/>
        </w:rPr>
        <w:annotationRef/>
      </w:r>
      <w:r>
        <w:t>This seems repeated from the intro</w:t>
      </w:r>
    </w:p>
  </w:comment>
  <w:comment w:id="40" w:author="Brian McGreal" w:date="2026-03-30T12:26:00Z" w:initials="BM">
    <w:p w14:paraId="6BD11D19" w14:textId="399304D7" w:rsidR="00F275C7" w:rsidRDefault="00F275C7">
      <w:pPr>
        <w:pStyle w:val="CommentText"/>
      </w:pPr>
      <w:r>
        <w:rPr>
          <w:rStyle w:val="CommentReference"/>
        </w:rPr>
        <w:annotationRef/>
      </w:r>
      <w:r>
        <w:t>I don’t see where this is discussed. I can add it into the intro.</w:t>
      </w:r>
    </w:p>
  </w:comment>
  <w:comment w:id="37" w:author="Mark Scheuerell" w:date="2026-03-06T06:28:00Z" w:initials="s">
    <w:p w14:paraId="1D25BEBF" w14:textId="785E54FF" w:rsidR="009B5B49" w:rsidRDefault="009B5B49">
      <w:pPr>
        <w:pStyle w:val="CommentText"/>
      </w:pPr>
      <w:r>
        <w:rPr>
          <w:rStyle w:val="CommentReference"/>
        </w:rPr>
        <w:annotationRef/>
      </w:r>
      <w:r>
        <w:t>Now that I read the following paragraph, I think these could be deleted.</w:t>
      </w:r>
    </w:p>
  </w:comment>
  <w:comment w:id="38" w:author="Brian McGreal" w:date="2026-03-30T12:26:00Z" w:initials="BM">
    <w:p w14:paraId="5D9E908C" w14:textId="2956738B" w:rsidR="00F275C7" w:rsidRDefault="00F275C7">
      <w:pPr>
        <w:pStyle w:val="CommentText"/>
      </w:pPr>
      <w:r>
        <w:rPr>
          <w:rStyle w:val="CommentReference"/>
        </w:rPr>
        <w:annotationRef/>
      </w:r>
      <w:r>
        <w:t>This seems important to me? We should discuss further..</w:t>
      </w:r>
    </w:p>
  </w:comment>
  <w:comment w:id="44" w:author="Brian McGreal" w:date="2026-03-30T14:58:00Z" w:initials="BM">
    <w:p w14:paraId="12ACF803" w14:textId="42ABB0A7" w:rsidR="00837571" w:rsidRDefault="00837571">
      <w:pPr>
        <w:pStyle w:val="CommentText"/>
      </w:pPr>
      <w:r>
        <w:rPr>
          <w:rStyle w:val="CommentReference"/>
        </w:rPr>
        <w:annotationRef/>
      </w:r>
      <w:r>
        <w:t>Does this language work? Or ‘regional expectation’?</w:t>
      </w:r>
    </w:p>
  </w:comment>
  <w:comment w:id="42" w:author="Mark Scheuerell" w:date="2026-03-07T09:07:00Z" w:initials="s">
    <w:p w14:paraId="462547C8" w14:textId="166BB18A" w:rsidR="009C0B82" w:rsidRDefault="009C0B82">
      <w:pPr>
        <w:pStyle w:val="CommentText"/>
      </w:pPr>
      <w:r>
        <w:rPr>
          <w:rStyle w:val="CommentReference"/>
        </w:rPr>
        <w:annotationRef/>
      </w:r>
      <w:r>
        <w:t>I’m not sure you can make these definitive statements based on z-scored data. I think you can speak in relative terms when comparing the estimated states. What do the raw data show with respect to actual densities (fish/km)?</w:t>
      </w:r>
    </w:p>
  </w:comment>
  <w:comment w:id="43" w:author="Brian McGreal" w:date="2026-03-30T14:45:00Z" w:initials="BM">
    <w:p w14:paraId="23F275B2" w14:textId="5DA66F39" w:rsidR="00F9527E" w:rsidRDefault="00F9527E">
      <w:pPr>
        <w:pStyle w:val="CommentText"/>
      </w:pPr>
      <w:r>
        <w:rPr>
          <w:rStyle w:val="CommentReference"/>
        </w:rPr>
        <w:annotationRef/>
      </w:r>
      <w:r>
        <w:t>I can back transform the Indian River state estimates into raw values, but because the state estimate related to the region is derived from 35 index streams, I don’t have a single mean/sd to apply to those values..</w:t>
      </w:r>
    </w:p>
  </w:comment>
  <w:comment w:id="46" w:author="Brian McGreal" w:date="2026-03-30T15:05:00Z" w:initials="BM">
    <w:p w14:paraId="090708CA" w14:textId="463CCD79" w:rsidR="001B7645" w:rsidRDefault="001B7645">
      <w:pPr>
        <w:pStyle w:val="CommentText"/>
      </w:pPr>
      <w:r>
        <w:rPr>
          <w:rStyle w:val="CommentReference"/>
        </w:rPr>
        <w:annotationRef/>
      </w:r>
      <w:r>
        <w:t>Here again</w:t>
      </w:r>
    </w:p>
  </w:comment>
  <w:comment w:id="45" w:author="Mark Scheuerell" w:date="2026-03-07T09:11:00Z" w:initials="s">
    <w:p w14:paraId="38DE934D" w14:textId="75BBD858" w:rsidR="00A227BE" w:rsidRDefault="00A227BE">
      <w:pPr>
        <w:pStyle w:val="CommentText"/>
      </w:pPr>
      <w:r>
        <w:rPr>
          <w:rStyle w:val="CommentReference"/>
        </w:rPr>
        <w:annotationRef/>
      </w:r>
      <w:r>
        <w:t>These statements also seem to be based on the z-scored states. If you want to stick with this, I think you’ll have to discuss differences in terms of SD’s (eg, “site 1 was ~2 SD’s greater than site 2”)</w:t>
      </w:r>
    </w:p>
  </w:comment>
  <w:comment w:id="48" w:author="Mark Scheuerell" w:date="2026-03-07T09:43:00Z" w:initials="s">
    <w:p w14:paraId="580B7706" w14:textId="37409179" w:rsidR="00A21D8D" w:rsidRDefault="00A21D8D">
      <w:pPr>
        <w:pStyle w:val="CommentText"/>
      </w:pPr>
      <w:r>
        <w:rPr>
          <w:rStyle w:val="CommentReference"/>
        </w:rPr>
        <w:annotationRef/>
      </w:r>
      <w:r>
        <w:t>This all reads like methods</w:t>
      </w:r>
    </w:p>
  </w:comment>
  <w:comment w:id="49" w:author="Brian McGreal" w:date="2026-03-30T12:50:00Z" w:initials="BM">
    <w:p w14:paraId="7D783C2F" w14:textId="5AFA7208" w:rsidR="005C24C4" w:rsidRDefault="005C24C4">
      <w:pPr>
        <w:pStyle w:val="CommentText"/>
      </w:pPr>
      <w:r>
        <w:rPr>
          <w:rStyle w:val="CommentReference"/>
        </w:rPr>
        <w:annotationRef/>
      </w:r>
      <w:r>
        <w:t>This is referring to the DD results</w:t>
      </w:r>
    </w:p>
  </w:comment>
  <w:comment w:id="50" w:author="Mark Scheuerell" w:date="2026-03-07T09:44:00Z" w:initials="s">
    <w:p w14:paraId="2159D1FF" w14:textId="054F2A1C" w:rsidR="00A21D8D" w:rsidRDefault="00A21D8D">
      <w:pPr>
        <w:pStyle w:val="CommentText"/>
      </w:pPr>
      <w:r>
        <w:rPr>
          <w:rStyle w:val="CommentReference"/>
        </w:rPr>
        <w:annotationRef/>
      </w:r>
      <w:r>
        <w:t>As mentioned, you don’t need to restate the figure captions in the text.</w:t>
      </w:r>
    </w:p>
  </w:comment>
  <w:comment w:id="52" w:author="Mark Scheuerell" w:date="2026-03-07T10:13:00Z" w:initials="s">
    <w:p w14:paraId="20175822" w14:textId="1A8CC909" w:rsidR="00460B8F" w:rsidRDefault="00460B8F">
      <w:pPr>
        <w:pStyle w:val="CommentText"/>
      </w:pPr>
      <w:r>
        <w:rPr>
          <w:rStyle w:val="CommentReference"/>
        </w:rPr>
        <w:annotationRef/>
      </w:r>
      <w:r>
        <w:t>Recall that the discussion section is where you also frame your results within the broader literature, and I don’t see any citations to other work here. What sort of effects do hatcheries in other areas have? Are their differences among other species? Conservation hatcheries intentionally outplant juveniles to other areas they’d like them to return. Are there any lessons or comparisons to draw from those? You should also return to the non-salmon examples you bring up in the intro. Can we gain any insights from them or extend inference from this study to them?</w:t>
      </w:r>
    </w:p>
  </w:comment>
  <w:comment w:id="53" w:author="Mark Scheuerell" w:date="2026-03-07T09:50:00Z" w:initials="s">
    <w:p w14:paraId="0B602A23" w14:textId="084E9895" w:rsidR="00351AE4" w:rsidRDefault="00351AE4">
      <w:pPr>
        <w:pStyle w:val="CommentText"/>
      </w:pPr>
      <w:r>
        <w:rPr>
          <w:rStyle w:val="CommentReference"/>
        </w:rPr>
        <w:annotationRef/>
      </w:r>
      <w:r>
        <w:t>I’d move this lower down</w:t>
      </w:r>
    </w:p>
  </w:comment>
  <w:comment w:id="54" w:author="Mark Scheuerell" w:date="2026-03-07T09:50:00Z" w:initials="s">
    <w:p w14:paraId="37F6BE27" w14:textId="7D89C9DF" w:rsidR="00351AE4" w:rsidRDefault="00351AE4">
      <w:pPr>
        <w:pStyle w:val="CommentText"/>
      </w:pPr>
      <w:r>
        <w:rPr>
          <w:rStyle w:val="CommentReference"/>
        </w:rPr>
        <w:annotationRef/>
      </w:r>
      <w:r>
        <w:rPr>
          <w:rStyle w:val="CommentReference"/>
        </w:rPr>
        <w:t>V</w:t>
      </w:r>
      <w:r>
        <w:t>ague statements like this don’t lend much (ie, changing how?)</w:t>
      </w:r>
    </w:p>
  </w:comment>
  <w:comment w:id="55" w:author="Mark Scheuerell" w:date="2026-03-07T09:51:00Z" w:initials="s">
    <w:p w14:paraId="72E7B414" w14:textId="0006CB0F" w:rsidR="00351AE4" w:rsidRDefault="00351AE4">
      <w:pPr>
        <w:pStyle w:val="CommentText"/>
      </w:pPr>
      <w:r>
        <w:rPr>
          <w:rStyle w:val="CommentReference"/>
        </w:rPr>
        <w:annotationRef/>
      </w:r>
      <w:r>
        <w:t>This seems like justification for the approach, which belongs in the intro and methods.</w:t>
      </w:r>
    </w:p>
  </w:comment>
  <w:comment w:id="56" w:author="Mark Scheuerell" w:date="2026-03-07T09:52:00Z" w:initials="s">
    <w:p w14:paraId="1EDB6DCA" w14:textId="0EF8056C" w:rsidR="00351AE4" w:rsidRDefault="00351AE4">
      <w:pPr>
        <w:pStyle w:val="CommentText"/>
      </w:pPr>
      <w:r>
        <w:rPr>
          <w:rStyle w:val="CommentReference"/>
        </w:rPr>
        <w:annotationRef/>
      </w:r>
      <w:r>
        <w:t>This would be a much better beginning to this section</w:t>
      </w:r>
    </w:p>
  </w:comment>
  <w:comment w:id="81" w:author="Mark Scheuerell" w:date="2026-03-07T09:59:00Z" w:initials="s">
    <w:p w14:paraId="708E6CAD" w14:textId="43497AFC" w:rsidR="00A26CD8" w:rsidRDefault="00A26CD8">
      <w:pPr>
        <w:pStyle w:val="CommentText"/>
      </w:pPr>
      <w:r>
        <w:rPr>
          <w:rStyle w:val="CommentReference"/>
        </w:rPr>
        <w:annotationRef/>
      </w:r>
      <w:r>
        <w:t>Yeah, and none of the papers that I’m a co-author on can be normative anyway… I would just begin with the phrase following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B9D6C5" w15:done="0"/>
  <w15:commentEx w15:paraId="2604FD2C" w15:done="0"/>
  <w15:commentEx w15:paraId="3913DD12" w15:done="0"/>
  <w15:commentEx w15:paraId="61FC6D56" w15:done="0"/>
  <w15:commentEx w15:paraId="5FCED028" w15:done="0"/>
  <w15:commentEx w15:paraId="57FEDFCD" w15:done="0"/>
  <w15:commentEx w15:paraId="6BD11D19" w15:paraIdParent="57FEDFCD" w15:done="0"/>
  <w15:commentEx w15:paraId="1D25BEBF" w15:done="0"/>
  <w15:commentEx w15:paraId="5D9E908C" w15:paraIdParent="1D25BEBF" w15:done="0"/>
  <w15:commentEx w15:paraId="12ACF803" w15:done="0"/>
  <w15:commentEx w15:paraId="462547C8" w15:done="0"/>
  <w15:commentEx w15:paraId="23F275B2" w15:paraIdParent="462547C8" w15:done="0"/>
  <w15:commentEx w15:paraId="090708CA" w15:done="0"/>
  <w15:commentEx w15:paraId="38DE934D" w15:done="0"/>
  <w15:commentEx w15:paraId="580B7706" w15:done="0"/>
  <w15:commentEx w15:paraId="7D783C2F" w15:paraIdParent="580B7706" w15:done="0"/>
  <w15:commentEx w15:paraId="2159D1FF" w15:done="0"/>
  <w15:commentEx w15:paraId="20175822" w15:done="0"/>
  <w15:commentEx w15:paraId="0B602A23" w15:done="0"/>
  <w15:commentEx w15:paraId="37F6BE27" w15:done="0"/>
  <w15:commentEx w15:paraId="72E7B414" w15:done="0"/>
  <w15:commentEx w15:paraId="1EDB6DCA" w15:done="0"/>
  <w15:commentEx w15:paraId="708E6C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140219" w16cex:dateUtc="2026-03-09T16:03:00Z"/>
  <w16cex:commentExtensible w16cex:durableId="73482A45" w16cex:dateUtc="2026-03-06T13:33:00Z">
    <w16cex:extLst>
      <w16:ext w16:uri="{CE6994B0-6A32-4C9F-8C6B-6E91EDA988CE}">
        <cr:reactions xmlns:cr="http://schemas.microsoft.com/office/comments/2020/reactions">
          <cr:reaction reactionType="1">
            <cr:reactionInfo dateUtc="2026-03-09T16:05:11Z">
              <cr:user userId="S::bmcgreal@uw.edu::500ccbb3-e957-4a38-850c-c0c2fd4a68d5" userProvider="AD" userName="Brian E McGreal"/>
            </cr:reactionInfo>
          </cr:reaction>
        </cr:reactions>
      </w16:ext>
    </w16cex:extLst>
  </w16cex:commentExtensible>
  <w16cex:commentExtensible w16cex:durableId="08D800E2" w16cex:dateUtc="2026-03-09T16:23:00Z"/>
  <w16cex:commentExtensible w16cex:durableId="502D5DF3" w16cex:dateUtc="2026-03-24T23:49:00Z"/>
  <w16cex:commentExtensible w16cex:durableId="023D634E" w16cex:dateUtc="2026-03-30T19:41:00Z"/>
  <w16cex:commentExtensible w16cex:durableId="588C617E" w16cex:dateUtc="2026-03-06T14:22:00Z"/>
  <w16cex:commentExtensible w16cex:durableId="0DBE9D12" w16cex:dateUtc="2026-03-30T19:26:00Z"/>
  <w16cex:commentExtensible w16cex:durableId="4F05BC0A" w16cex:dateUtc="2026-03-06T14:28:00Z"/>
  <w16cex:commentExtensible w16cex:durableId="27350D5D" w16cex:dateUtc="2026-03-30T19:26:00Z"/>
  <w16cex:commentExtensible w16cex:durableId="50C632B6" w16cex:dateUtc="2026-03-30T21:58:00Z"/>
  <w16cex:commentExtensible w16cex:durableId="206F53A5" w16cex:dateUtc="2026-03-07T17:07:00Z"/>
  <w16cex:commentExtensible w16cex:durableId="44C801D1" w16cex:dateUtc="2026-03-30T21:45:00Z"/>
  <w16cex:commentExtensible w16cex:durableId="32D3276B" w16cex:dateUtc="2026-03-30T22:05:00Z"/>
  <w16cex:commentExtensible w16cex:durableId="443E45A5" w16cex:dateUtc="2026-03-07T17:11:00Z"/>
  <w16cex:commentExtensible w16cex:durableId="5F013141" w16cex:dateUtc="2026-03-07T17:43:00Z"/>
  <w16cex:commentExtensible w16cex:durableId="76014901" w16cex:dateUtc="2026-03-30T19:50:00Z"/>
  <w16cex:commentExtensible w16cex:durableId="5DB403D3" w16cex:dateUtc="2026-03-07T17:44:00Z"/>
  <w16cex:commentExtensible w16cex:durableId="4E6740D1" w16cex:dateUtc="2026-03-07T18:13:00Z"/>
  <w16cex:commentExtensible w16cex:durableId="168175C5" w16cex:dateUtc="2026-03-07T17:50:00Z"/>
  <w16cex:commentExtensible w16cex:durableId="36111843" w16cex:dateUtc="2026-03-07T17:50:00Z"/>
  <w16cex:commentExtensible w16cex:durableId="4D1AC833" w16cex:dateUtc="2026-03-07T17:51:00Z"/>
  <w16cex:commentExtensible w16cex:durableId="727C578C" w16cex:dateUtc="2026-03-07T17:52:00Z"/>
  <w16cex:commentExtensible w16cex:durableId="11A09FFC" w16cex:dateUtc="2026-03-07T17: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B9D6C5" w16cid:durableId="68140219"/>
  <w16cid:commentId w16cid:paraId="2604FD2C" w16cid:durableId="73482A45"/>
  <w16cid:commentId w16cid:paraId="3913DD12" w16cid:durableId="08D800E2"/>
  <w16cid:commentId w16cid:paraId="61FC6D56" w16cid:durableId="502D5DF3"/>
  <w16cid:commentId w16cid:paraId="5FCED028" w16cid:durableId="023D634E"/>
  <w16cid:commentId w16cid:paraId="57FEDFCD" w16cid:durableId="588C617E"/>
  <w16cid:commentId w16cid:paraId="6BD11D19" w16cid:durableId="0DBE9D12"/>
  <w16cid:commentId w16cid:paraId="1D25BEBF" w16cid:durableId="4F05BC0A"/>
  <w16cid:commentId w16cid:paraId="5D9E908C" w16cid:durableId="27350D5D"/>
  <w16cid:commentId w16cid:paraId="12ACF803" w16cid:durableId="50C632B6"/>
  <w16cid:commentId w16cid:paraId="462547C8" w16cid:durableId="206F53A5"/>
  <w16cid:commentId w16cid:paraId="23F275B2" w16cid:durableId="44C801D1"/>
  <w16cid:commentId w16cid:paraId="090708CA" w16cid:durableId="32D3276B"/>
  <w16cid:commentId w16cid:paraId="38DE934D" w16cid:durableId="443E45A5"/>
  <w16cid:commentId w16cid:paraId="580B7706" w16cid:durableId="5F013141"/>
  <w16cid:commentId w16cid:paraId="7D783C2F" w16cid:durableId="76014901"/>
  <w16cid:commentId w16cid:paraId="2159D1FF" w16cid:durableId="5DB403D3"/>
  <w16cid:commentId w16cid:paraId="20175822" w16cid:durableId="4E6740D1"/>
  <w16cid:commentId w16cid:paraId="0B602A23" w16cid:durableId="168175C5"/>
  <w16cid:commentId w16cid:paraId="37F6BE27" w16cid:durableId="36111843"/>
  <w16cid:commentId w16cid:paraId="72E7B414" w16cid:durableId="4D1AC833"/>
  <w16cid:commentId w16cid:paraId="1EDB6DCA" w16cid:durableId="727C578C"/>
  <w16cid:commentId w16cid:paraId="708E6CAD" w16cid:durableId="11A09FF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30089"/>
    <w:multiLevelType w:val="multilevel"/>
    <w:tmpl w:val="8E8288AA"/>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2668955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E McGreal">
    <w15:presenceInfo w15:providerId="AD" w15:userId="S::bmcgreal@uw.edu::500ccbb3-e957-4a38-850c-c0c2fd4a68d5"/>
  </w15:person>
  <w15:person w15:author="Mark Scheuerell">
    <w15:presenceInfo w15:providerId="AD" w15:userId="S::scheuerl@uw.edu::e5f041e9-888e-425f-b2ff-0ef18f5f5e6d"/>
  </w15:person>
  <w15:person w15:author="Brian McGreal">
    <w15:presenceInfo w15:providerId="Windows Live" w15:userId="4c81a134ebae7d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218"/>
    <w:rsid w:val="00044435"/>
    <w:rsid w:val="00060EB8"/>
    <w:rsid w:val="0006107E"/>
    <w:rsid w:val="00062BCE"/>
    <w:rsid w:val="00070D06"/>
    <w:rsid w:val="00086DA1"/>
    <w:rsid w:val="00090DA1"/>
    <w:rsid w:val="00096995"/>
    <w:rsid w:val="00097C72"/>
    <w:rsid w:val="000A0753"/>
    <w:rsid w:val="000C6459"/>
    <w:rsid w:val="000D21FB"/>
    <w:rsid w:val="000F7853"/>
    <w:rsid w:val="00106EE6"/>
    <w:rsid w:val="001111B6"/>
    <w:rsid w:val="00112BBF"/>
    <w:rsid w:val="00114A77"/>
    <w:rsid w:val="00121CF4"/>
    <w:rsid w:val="001262D0"/>
    <w:rsid w:val="00143CB9"/>
    <w:rsid w:val="001A405D"/>
    <w:rsid w:val="001A6AA2"/>
    <w:rsid w:val="001B7645"/>
    <w:rsid w:val="001D51EA"/>
    <w:rsid w:val="001D5683"/>
    <w:rsid w:val="001D716E"/>
    <w:rsid w:val="001E1CBF"/>
    <w:rsid w:val="001E29F4"/>
    <w:rsid w:val="001F775B"/>
    <w:rsid w:val="001F7F26"/>
    <w:rsid w:val="00205B63"/>
    <w:rsid w:val="00207CF5"/>
    <w:rsid w:val="00223722"/>
    <w:rsid w:val="00226B01"/>
    <w:rsid w:val="00232D52"/>
    <w:rsid w:val="00246989"/>
    <w:rsid w:val="00252296"/>
    <w:rsid w:val="002657D1"/>
    <w:rsid w:val="0029325E"/>
    <w:rsid w:val="002A355E"/>
    <w:rsid w:val="002A4213"/>
    <w:rsid w:val="002B1614"/>
    <w:rsid w:val="002D28DF"/>
    <w:rsid w:val="002D76A3"/>
    <w:rsid w:val="00303024"/>
    <w:rsid w:val="00306AE3"/>
    <w:rsid w:val="00310948"/>
    <w:rsid w:val="00321B88"/>
    <w:rsid w:val="0033098E"/>
    <w:rsid w:val="00336763"/>
    <w:rsid w:val="00344905"/>
    <w:rsid w:val="00351AE4"/>
    <w:rsid w:val="003542B1"/>
    <w:rsid w:val="003633DB"/>
    <w:rsid w:val="00376A4E"/>
    <w:rsid w:val="003772FF"/>
    <w:rsid w:val="00391B74"/>
    <w:rsid w:val="003B4882"/>
    <w:rsid w:val="003B6985"/>
    <w:rsid w:val="003C5745"/>
    <w:rsid w:val="003C6E79"/>
    <w:rsid w:val="003C77AC"/>
    <w:rsid w:val="003D5D39"/>
    <w:rsid w:val="00402DA4"/>
    <w:rsid w:val="00412816"/>
    <w:rsid w:val="00414541"/>
    <w:rsid w:val="004217D3"/>
    <w:rsid w:val="00421CE7"/>
    <w:rsid w:val="00427DB5"/>
    <w:rsid w:val="004327DF"/>
    <w:rsid w:val="00460B8F"/>
    <w:rsid w:val="00494B76"/>
    <w:rsid w:val="004A1DBD"/>
    <w:rsid w:val="004B019B"/>
    <w:rsid w:val="004C58F2"/>
    <w:rsid w:val="005078EE"/>
    <w:rsid w:val="005227E4"/>
    <w:rsid w:val="005363D0"/>
    <w:rsid w:val="005565C2"/>
    <w:rsid w:val="00572D2B"/>
    <w:rsid w:val="00574432"/>
    <w:rsid w:val="00576D64"/>
    <w:rsid w:val="005B1667"/>
    <w:rsid w:val="005B3ACD"/>
    <w:rsid w:val="005C24C4"/>
    <w:rsid w:val="005C4DB8"/>
    <w:rsid w:val="005D4C4C"/>
    <w:rsid w:val="005D5E6A"/>
    <w:rsid w:val="005F56EA"/>
    <w:rsid w:val="005F6F08"/>
    <w:rsid w:val="006002FE"/>
    <w:rsid w:val="00606257"/>
    <w:rsid w:val="00606949"/>
    <w:rsid w:val="00612D9D"/>
    <w:rsid w:val="00614E66"/>
    <w:rsid w:val="006178EC"/>
    <w:rsid w:val="00625D54"/>
    <w:rsid w:val="00626338"/>
    <w:rsid w:val="00633AFA"/>
    <w:rsid w:val="00647DF2"/>
    <w:rsid w:val="00670218"/>
    <w:rsid w:val="00675815"/>
    <w:rsid w:val="006A0FFE"/>
    <w:rsid w:val="006B1A2E"/>
    <w:rsid w:val="006B5A94"/>
    <w:rsid w:val="006C6D25"/>
    <w:rsid w:val="006D7969"/>
    <w:rsid w:val="006E6B42"/>
    <w:rsid w:val="00716B1F"/>
    <w:rsid w:val="00723599"/>
    <w:rsid w:val="00731AF8"/>
    <w:rsid w:val="00740E18"/>
    <w:rsid w:val="00741B88"/>
    <w:rsid w:val="007635F3"/>
    <w:rsid w:val="00773DA7"/>
    <w:rsid w:val="00795151"/>
    <w:rsid w:val="007B55B0"/>
    <w:rsid w:val="007C003B"/>
    <w:rsid w:val="007C158F"/>
    <w:rsid w:val="007C46E2"/>
    <w:rsid w:val="007C5247"/>
    <w:rsid w:val="007F1518"/>
    <w:rsid w:val="007F5330"/>
    <w:rsid w:val="00802542"/>
    <w:rsid w:val="0080336B"/>
    <w:rsid w:val="00837571"/>
    <w:rsid w:val="0087213E"/>
    <w:rsid w:val="0087408B"/>
    <w:rsid w:val="008C0B8C"/>
    <w:rsid w:val="008C0E5E"/>
    <w:rsid w:val="008C144E"/>
    <w:rsid w:val="008C3130"/>
    <w:rsid w:val="008D0E15"/>
    <w:rsid w:val="008D1BFB"/>
    <w:rsid w:val="008D3168"/>
    <w:rsid w:val="008E583F"/>
    <w:rsid w:val="008E7DF4"/>
    <w:rsid w:val="008F33A8"/>
    <w:rsid w:val="009056D1"/>
    <w:rsid w:val="0091309E"/>
    <w:rsid w:val="0092693F"/>
    <w:rsid w:val="00931642"/>
    <w:rsid w:val="0093424C"/>
    <w:rsid w:val="0093781E"/>
    <w:rsid w:val="009721BE"/>
    <w:rsid w:val="00976473"/>
    <w:rsid w:val="0097710D"/>
    <w:rsid w:val="009845B1"/>
    <w:rsid w:val="009978CD"/>
    <w:rsid w:val="009A51C2"/>
    <w:rsid w:val="009A59EE"/>
    <w:rsid w:val="009B40CF"/>
    <w:rsid w:val="009B5B49"/>
    <w:rsid w:val="009C0B82"/>
    <w:rsid w:val="009C0C6B"/>
    <w:rsid w:val="009C2CB3"/>
    <w:rsid w:val="009D4DE7"/>
    <w:rsid w:val="009D55B2"/>
    <w:rsid w:val="009E0479"/>
    <w:rsid w:val="009F0991"/>
    <w:rsid w:val="009F6B38"/>
    <w:rsid w:val="00A017CB"/>
    <w:rsid w:val="00A21D8D"/>
    <w:rsid w:val="00A227BE"/>
    <w:rsid w:val="00A2387C"/>
    <w:rsid w:val="00A26CD8"/>
    <w:rsid w:val="00A368FA"/>
    <w:rsid w:val="00A43887"/>
    <w:rsid w:val="00A527C1"/>
    <w:rsid w:val="00A91C0C"/>
    <w:rsid w:val="00A93D33"/>
    <w:rsid w:val="00AD445E"/>
    <w:rsid w:val="00AE03EE"/>
    <w:rsid w:val="00AE4507"/>
    <w:rsid w:val="00AE6A99"/>
    <w:rsid w:val="00AF5677"/>
    <w:rsid w:val="00B00D9B"/>
    <w:rsid w:val="00B23CD2"/>
    <w:rsid w:val="00B50797"/>
    <w:rsid w:val="00B66763"/>
    <w:rsid w:val="00B67742"/>
    <w:rsid w:val="00B96F76"/>
    <w:rsid w:val="00BB4FE2"/>
    <w:rsid w:val="00BD7B83"/>
    <w:rsid w:val="00BF04BF"/>
    <w:rsid w:val="00C16190"/>
    <w:rsid w:val="00C3066D"/>
    <w:rsid w:val="00C60F0A"/>
    <w:rsid w:val="00C61B5A"/>
    <w:rsid w:val="00C64BF8"/>
    <w:rsid w:val="00C66ED1"/>
    <w:rsid w:val="00C80629"/>
    <w:rsid w:val="00C874A9"/>
    <w:rsid w:val="00CA65D7"/>
    <w:rsid w:val="00CC7AA4"/>
    <w:rsid w:val="00CD3E62"/>
    <w:rsid w:val="00CD58A3"/>
    <w:rsid w:val="00D011BB"/>
    <w:rsid w:val="00D362A0"/>
    <w:rsid w:val="00D368CD"/>
    <w:rsid w:val="00D45C26"/>
    <w:rsid w:val="00D51675"/>
    <w:rsid w:val="00D56989"/>
    <w:rsid w:val="00D57B76"/>
    <w:rsid w:val="00D801ED"/>
    <w:rsid w:val="00D9784A"/>
    <w:rsid w:val="00DA70F0"/>
    <w:rsid w:val="00DC2443"/>
    <w:rsid w:val="00DC67C0"/>
    <w:rsid w:val="00E06BFE"/>
    <w:rsid w:val="00E47684"/>
    <w:rsid w:val="00E65279"/>
    <w:rsid w:val="00E65F33"/>
    <w:rsid w:val="00E73316"/>
    <w:rsid w:val="00E82478"/>
    <w:rsid w:val="00EB0251"/>
    <w:rsid w:val="00EB1DB7"/>
    <w:rsid w:val="00ED5857"/>
    <w:rsid w:val="00ED5A07"/>
    <w:rsid w:val="00ED689D"/>
    <w:rsid w:val="00EF0488"/>
    <w:rsid w:val="00EF2ADE"/>
    <w:rsid w:val="00F12190"/>
    <w:rsid w:val="00F26C13"/>
    <w:rsid w:val="00F275C7"/>
    <w:rsid w:val="00F302DE"/>
    <w:rsid w:val="00F4350E"/>
    <w:rsid w:val="00F45152"/>
    <w:rsid w:val="00F4609B"/>
    <w:rsid w:val="00F5558B"/>
    <w:rsid w:val="00F6199D"/>
    <w:rsid w:val="00F66F22"/>
    <w:rsid w:val="00F67FB5"/>
    <w:rsid w:val="00F8028C"/>
    <w:rsid w:val="00F8072F"/>
    <w:rsid w:val="00F90233"/>
    <w:rsid w:val="00F9527E"/>
    <w:rsid w:val="00FA6A18"/>
    <w:rsid w:val="00FC2324"/>
    <w:rsid w:val="00FD27F6"/>
    <w:rsid w:val="00FD49D6"/>
    <w:rsid w:val="00FE5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DF41C"/>
  <w15:chartTrackingRefBased/>
  <w15:docId w15:val="{B678010A-981F-4809-B461-12D6F4F93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218"/>
  </w:style>
  <w:style w:type="paragraph" w:styleId="Heading1">
    <w:name w:val="heading 1"/>
    <w:basedOn w:val="Normal"/>
    <w:next w:val="Normal"/>
    <w:link w:val="Heading1Char"/>
    <w:uiPriority w:val="9"/>
    <w:qFormat/>
    <w:rsid w:val="006702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02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02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2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2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2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2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2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2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2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02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02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02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02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0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218"/>
    <w:rPr>
      <w:rFonts w:eastAsiaTheme="majorEastAsia" w:cstheme="majorBidi"/>
      <w:color w:val="272727" w:themeColor="text1" w:themeTint="D8"/>
    </w:rPr>
  </w:style>
  <w:style w:type="paragraph" w:styleId="Title">
    <w:name w:val="Title"/>
    <w:basedOn w:val="Normal"/>
    <w:next w:val="Normal"/>
    <w:link w:val="TitleChar"/>
    <w:uiPriority w:val="10"/>
    <w:qFormat/>
    <w:rsid w:val="00670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2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218"/>
    <w:pPr>
      <w:spacing w:before="160"/>
      <w:jc w:val="center"/>
    </w:pPr>
    <w:rPr>
      <w:i/>
      <w:iCs/>
      <w:color w:val="404040" w:themeColor="text1" w:themeTint="BF"/>
    </w:rPr>
  </w:style>
  <w:style w:type="character" w:customStyle="1" w:styleId="QuoteChar">
    <w:name w:val="Quote Char"/>
    <w:basedOn w:val="DefaultParagraphFont"/>
    <w:link w:val="Quote"/>
    <w:uiPriority w:val="29"/>
    <w:rsid w:val="00670218"/>
    <w:rPr>
      <w:i/>
      <w:iCs/>
      <w:color w:val="404040" w:themeColor="text1" w:themeTint="BF"/>
    </w:rPr>
  </w:style>
  <w:style w:type="paragraph" w:styleId="ListParagraph">
    <w:name w:val="List Paragraph"/>
    <w:basedOn w:val="Normal"/>
    <w:uiPriority w:val="34"/>
    <w:qFormat/>
    <w:rsid w:val="00670218"/>
    <w:pPr>
      <w:ind w:left="720"/>
      <w:contextualSpacing/>
    </w:pPr>
  </w:style>
  <w:style w:type="character" w:styleId="IntenseEmphasis">
    <w:name w:val="Intense Emphasis"/>
    <w:basedOn w:val="DefaultParagraphFont"/>
    <w:uiPriority w:val="21"/>
    <w:qFormat/>
    <w:rsid w:val="00670218"/>
    <w:rPr>
      <w:i/>
      <w:iCs/>
      <w:color w:val="2F5496" w:themeColor="accent1" w:themeShade="BF"/>
    </w:rPr>
  </w:style>
  <w:style w:type="paragraph" w:styleId="IntenseQuote">
    <w:name w:val="Intense Quote"/>
    <w:basedOn w:val="Normal"/>
    <w:next w:val="Normal"/>
    <w:link w:val="IntenseQuoteChar"/>
    <w:uiPriority w:val="30"/>
    <w:qFormat/>
    <w:rsid w:val="006702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218"/>
    <w:rPr>
      <w:i/>
      <w:iCs/>
      <w:color w:val="2F5496" w:themeColor="accent1" w:themeShade="BF"/>
    </w:rPr>
  </w:style>
  <w:style w:type="character" w:styleId="IntenseReference">
    <w:name w:val="Intense Reference"/>
    <w:basedOn w:val="DefaultParagraphFont"/>
    <w:uiPriority w:val="32"/>
    <w:qFormat/>
    <w:rsid w:val="00670218"/>
    <w:rPr>
      <w:b/>
      <w:bCs/>
      <w:smallCaps/>
      <w:color w:val="2F5496" w:themeColor="accent1" w:themeShade="BF"/>
      <w:spacing w:val="5"/>
    </w:rPr>
  </w:style>
  <w:style w:type="character" w:customStyle="1" w:styleId="mi">
    <w:name w:val="mi"/>
    <w:basedOn w:val="DefaultParagraphFont"/>
    <w:rsid w:val="00670218"/>
  </w:style>
  <w:style w:type="character" w:styleId="Hyperlink">
    <w:name w:val="Hyperlink"/>
    <w:basedOn w:val="DefaultParagraphFont"/>
    <w:uiPriority w:val="99"/>
    <w:unhideWhenUsed/>
    <w:rsid w:val="00BF04BF"/>
    <w:rPr>
      <w:color w:val="0563C1" w:themeColor="hyperlink"/>
      <w:u w:val="single"/>
    </w:rPr>
  </w:style>
  <w:style w:type="character" w:styleId="LineNumber">
    <w:name w:val="line number"/>
    <w:basedOn w:val="DefaultParagraphFont"/>
    <w:uiPriority w:val="99"/>
    <w:semiHidden/>
    <w:unhideWhenUsed/>
    <w:rsid w:val="001E1CBF"/>
  </w:style>
  <w:style w:type="paragraph" w:styleId="Revision">
    <w:name w:val="Revision"/>
    <w:hidden/>
    <w:uiPriority w:val="99"/>
    <w:semiHidden/>
    <w:rsid w:val="00F6199D"/>
    <w:pPr>
      <w:spacing w:after="0" w:line="240" w:lineRule="auto"/>
    </w:pPr>
  </w:style>
  <w:style w:type="character" w:styleId="CommentReference">
    <w:name w:val="annotation reference"/>
    <w:basedOn w:val="DefaultParagraphFont"/>
    <w:uiPriority w:val="99"/>
    <w:semiHidden/>
    <w:unhideWhenUsed/>
    <w:rsid w:val="00F6199D"/>
    <w:rPr>
      <w:sz w:val="16"/>
      <w:szCs w:val="16"/>
    </w:rPr>
  </w:style>
  <w:style w:type="paragraph" w:styleId="CommentText">
    <w:name w:val="annotation text"/>
    <w:basedOn w:val="Normal"/>
    <w:link w:val="CommentTextChar"/>
    <w:uiPriority w:val="99"/>
    <w:unhideWhenUsed/>
    <w:rsid w:val="00F6199D"/>
    <w:pPr>
      <w:spacing w:line="240" w:lineRule="auto"/>
    </w:pPr>
    <w:rPr>
      <w:sz w:val="20"/>
      <w:szCs w:val="20"/>
    </w:rPr>
  </w:style>
  <w:style w:type="character" w:customStyle="1" w:styleId="CommentTextChar">
    <w:name w:val="Comment Text Char"/>
    <w:basedOn w:val="DefaultParagraphFont"/>
    <w:link w:val="CommentText"/>
    <w:uiPriority w:val="99"/>
    <w:rsid w:val="00F6199D"/>
    <w:rPr>
      <w:sz w:val="20"/>
      <w:szCs w:val="20"/>
    </w:rPr>
  </w:style>
  <w:style w:type="paragraph" w:styleId="CommentSubject">
    <w:name w:val="annotation subject"/>
    <w:basedOn w:val="CommentText"/>
    <w:next w:val="CommentText"/>
    <w:link w:val="CommentSubjectChar"/>
    <w:uiPriority w:val="99"/>
    <w:semiHidden/>
    <w:unhideWhenUsed/>
    <w:rsid w:val="00F6199D"/>
    <w:rPr>
      <w:b/>
      <w:bCs/>
    </w:rPr>
  </w:style>
  <w:style w:type="character" w:customStyle="1" w:styleId="CommentSubjectChar">
    <w:name w:val="Comment Subject Char"/>
    <w:basedOn w:val="CommentTextChar"/>
    <w:link w:val="CommentSubject"/>
    <w:uiPriority w:val="99"/>
    <w:semiHidden/>
    <w:rsid w:val="00F6199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www.nps.gov/sitk/index.htm%20" TargetMode="Externa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www.nps.gov/grba/learn/management/organic-act-of-1916.htm%20"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mtalab.adfg.alaska.gov/OTO/marking.aspx" TargetMode="External"/><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hyperlink" Target="https://www.adfg.alaska.gov/index.cfm?adfg=commercialbyareasoutheast.salmon_research_pink"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1052</TotalTime>
  <Pages>29</Pages>
  <Words>7722</Words>
  <Characters>44018</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McGreal</dc:creator>
  <cp:keywords/>
  <dc:description/>
  <cp:lastModifiedBy>Brian McGreal</cp:lastModifiedBy>
  <cp:revision>47</cp:revision>
  <dcterms:created xsi:type="dcterms:W3CDTF">2026-03-06T13:33:00Z</dcterms:created>
  <dcterms:modified xsi:type="dcterms:W3CDTF">2026-03-30T22:39:00Z</dcterms:modified>
</cp:coreProperties>
</file>