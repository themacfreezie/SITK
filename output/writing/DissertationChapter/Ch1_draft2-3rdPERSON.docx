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98D8" w14:textId="77777777" w:rsidR="009845B1" w:rsidRPr="00776C8C" w:rsidRDefault="009845B1" w:rsidP="009845B1">
      <w:pPr>
        <w:suppressLineNumbers/>
        <w:spacing w:after="0" w:line="240" w:lineRule="auto"/>
        <w:rPr>
          <w:u w:val="single"/>
        </w:rPr>
      </w:pPr>
      <w:bookmarkStart w:id="0" w:name="_Hlk201661193"/>
      <w:bookmarkStart w:id="1" w:name="_Hlk201667573"/>
      <w:bookmarkEnd w:id="0"/>
      <w:r w:rsidRPr="00776C8C">
        <w:rPr>
          <w:u w:val="single"/>
        </w:rPr>
        <w:t xml:space="preserve">Title </w:t>
      </w:r>
    </w:p>
    <w:p w14:paraId="2E4C9938" w14:textId="77777777" w:rsidR="009845B1" w:rsidRDefault="009845B1" w:rsidP="009845B1">
      <w:pPr>
        <w:suppressLineNumbers/>
        <w:spacing w:after="0" w:line="240" w:lineRule="auto"/>
      </w:pPr>
      <w:r>
        <w:t>Hyperabundance of a native species: Pink Salmon in Sitka National Historical Park</w:t>
      </w:r>
    </w:p>
    <w:p w14:paraId="4B9ED1D5" w14:textId="77777777" w:rsidR="009845B1" w:rsidRDefault="009845B1" w:rsidP="009845B1">
      <w:pPr>
        <w:suppressLineNumbers/>
        <w:spacing w:after="0" w:line="240" w:lineRule="auto"/>
      </w:pPr>
    </w:p>
    <w:p w14:paraId="26E4C613" w14:textId="77777777" w:rsidR="009845B1" w:rsidRDefault="009845B1" w:rsidP="009845B1">
      <w:pPr>
        <w:suppressLineNumbers/>
        <w:spacing w:after="0" w:line="240" w:lineRule="auto"/>
        <w:rPr>
          <w:u w:val="single"/>
        </w:rPr>
      </w:pPr>
      <w:r w:rsidRPr="00776C8C">
        <w:rPr>
          <w:u w:val="single"/>
        </w:rPr>
        <w:t>Abstract</w:t>
      </w:r>
    </w:p>
    <w:p w14:paraId="318F9DBF" w14:textId="4485A2AE" w:rsidR="009845B1" w:rsidRPr="005D6201" w:rsidRDefault="009845B1" w:rsidP="009845B1">
      <w:pPr>
        <w:suppressLineNumbers/>
        <w:spacing w:after="0" w:line="240" w:lineRule="auto"/>
      </w:pPr>
      <w:r>
        <w:t>Hyperabundance</w:t>
      </w:r>
      <w:r w:rsidRPr="00250E10">
        <w:t xml:space="preserve"> of </w:t>
      </w:r>
      <w:r>
        <w:t>native</w:t>
      </w:r>
      <w:r w:rsidRPr="00250E10">
        <w:t xml:space="preserve"> species within their nat</w:t>
      </w:r>
      <w:r>
        <w:t>ural</w:t>
      </w:r>
      <w:r w:rsidRPr="00250E10">
        <w:t xml:space="preserve"> ran</w:t>
      </w:r>
      <w:r>
        <w:t>g</w:t>
      </w:r>
      <w:r w:rsidRPr="00250E10">
        <w:t xml:space="preserve">e can pose a difficult management challenge. Whether due to direct human influence on their environments, </w:t>
      </w:r>
      <w:r>
        <w:t xml:space="preserve">or from </w:t>
      </w:r>
      <w:r w:rsidRPr="00250E10">
        <w:t xml:space="preserve">indirect human influence </w:t>
      </w:r>
      <w:r>
        <w:t xml:space="preserve">due to </w:t>
      </w:r>
      <w:r w:rsidRPr="00250E10">
        <w:t xml:space="preserve">shifting climate regimes, </w:t>
      </w:r>
      <w:r>
        <w:t>hyperabundance</w:t>
      </w:r>
      <w:r w:rsidRPr="00250E10">
        <w:t xml:space="preserve"> of native species can be as perilous to an ecosystem as incursion from an invasive species. This study examines the case of </w:t>
      </w:r>
      <w:r>
        <w:t>p</w:t>
      </w:r>
      <w:r w:rsidRPr="00250E10">
        <w:t>ink</w:t>
      </w:r>
      <w:r>
        <w:t xml:space="preserve"> s</w:t>
      </w:r>
      <w:r w:rsidRPr="00250E10">
        <w:t>almon</w:t>
      </w:r>
      <w:r w:rsidR="000575C0">
        <w:t xml:space="preserve"> (</w:t>
      </w:r>
      <w:r w:rsidR="000575C0" w:rsidRPr="00A017CB">
        <w:rPr>
          <w:i/>
          <w:iCs/>
        </w:rPr>
        <w:t>Oncorhynchus</w:t>
      </w:r>
      <w:r w:rsidR="000575C0" w:rsidRPr="00A017CB">
        <w:rPr>
          <w:rFonts w:cstheme="minorHAnsi"/>
          <w:i/>
          <w:iCs/>
          <w:color w:val="202122"/>
          <w:shd w:val="clear" w:color="auto" w:fill="FFFFFF"/>
        </w:rPr>
        <w:t xml:space="preserve"> gorbuscha</w:t>
      </w:r>
      <w:r w:rsidR="000575C0">
        <w:t>)</w:t>
      </w:r>
      <w:r w:rsidRPr="00250E10">
        <w:t xml:space="preserve"> in Sitka National Historical Park’s Indian River</w:t>
      </w:r>
      <w:r w:rsidR="00E458B3">
        <w:t>, the life history of which leads to two genetically distinctly runs inhabiting the same stream in even and odd years</w:t>
      </w:r>
      <w:r w:rsidRPr="00250E10">
        <w:t>. Though native to the river,</w:t>
      </w:r>
      <w:r w:rsidR="000575C0">
        <w:t xml:space="preserve"> both runs</w:t>
      </w:r>
      <w:r w:rsidRPr="00250E10">
        <w:t xml:space="preserve"> </w:t>
      </w:r>
      <w:r w:rsidR="000575C0">
        <w:t xml:space="preserve">of </w:t>
      </w:r>
      <w:r>
        <w:t>pink salmon</w:t>
      </w:r>
      <w:r w:rsidRPr="00250E10">
        <w:t xml:space="preserve"> </w:t>
      </w:r>
      <w:r w:rsidR="000575C0">
        <w:t xml:space="preserve">have seen number of fish </w:t>
      </w:r>
      <w:r w:rsidRPr="00250E10">
        <w:t xml:space="preserve">returning </w:t>
      </w:r>
      <w:r>
        <w:t xml:space="preserve">to spawn </w:t>
      </w:r>
      <w:r w:rsidRPr="00250E10">
        <w:t xml:space="preserve">in </w:t>
      </w:r>
      <w:r>
        <w:t>late summer</w:t>
      </w:r>
      <w:r w:rsidRPr="00250E10">
        <w:t xml:space="preserve"> grow exponentially in recent decades</w:t>
      </w:r>
      <w:r w:rsidR="000575C0">
        <w:t>. These potentially hyperabundant runs create the risk</w:t>
      </w:r>
      <w:r w:rsidR="000575C0" w:rsidRPr="000575C0">
        <w:t xml:space="preserve"> </w:t>
      </w:r>
      <w:r w:rsidR="000575C0">
        <w:t>of hypoxia events</w:t>
      </w:r>
      <w:r w:rsidRPr="00250E10">
        <w:t xml:space="preserve">, putting fish </w:t>
      </w:r>
      <w:r w:rsidR="000575C0">
        <w:t xml:space="preserve">and other resident </w:t>
      </w:r>
      <w:r w:rsidRPr="00250E10">
        <w:t>species</w:t>
      </w:r>
      <w:r>
        <w:t xml:space="preserve"> reliant on the river </w:t>
      </w:r>
      <w:r w:rsidRPr="00250E10">
        <w:t>at risk</w:t>
      </w:r>
      <w:r w:rsidR="00E458B3">
        <w:t xml:space="preserve">. </w:t>
      </w:r>
      <w:r w:rsidR="00E458B3">
        <w:t>T</w:t>
      </w:r>
      <w:r w:rsidR="00E458B3" w:rsidRPr="00250E10">
        <w:t xml:space="preserve">he </w:t>
      </w:r>
      <w:r w:rsidR="00E458B3">
        <w:t xml:space="preserve">U.S. </w:t>
      </w:r>
      <w:r w:rsidR="00E458B3" w:rsidRPr="00250E10">
        <w:t xml:space="preserve">National Park Service mandates the maintenance of </w:t>
      </w:r>
      <w:r w:rsidR="00E458B3">
        <w:t xml:space="preserve">population densities </w:t>
      </w:r>
      <w:r w:rsidR="00E458B3" w:rsidRPr="00250E10">
        <w:t xml:space="preserve">such as they would occur </w:t>
      </w:r>
      <w:r w:rsidR="00E458B3">
        <w:t xml:space="preserve">within a </w:t>
      </w:r>
      <w:r w:rsidR="00E458B3" w:rsidRPr="00250E10">
        <w:t>“</w:t>
      </w:r>
      <w:r w:rsidR="00E458B3">
        <w:t>natural range of variation</w:t>
      </w:r>
      <w:r w:rsidR="00E458B3">
        <w:t>,</w:t>
      </w:r>
      <w:r w:rsidR="00E458B3" w:rsidRPr="00250E10">
        <w:t>”</w:t>
      </w:r>
      <w:r w:rsidR="000575C0">
        <w:t xml:space="preserve"> </w:t>
      </w:r>
      <w:r w:rsidR="00E458B3">
        <w:t>meaning the potential hyperabundance of pink salmon may</w:t>
      </w:r>
      <w:r w:rsidR="000575C0">
        <w:t xml:space="preserve"> prompt the need for management action</w:t>
      </w:r>
      <w:r w:rsidRPr="00250E10">
        <w:t xml:space="preserve">. </w:t>
      </w:r>
      <w:r>
        <w:t>A</w:t>
      </w:r>
      <w:r w:rsidRPr="00250E10">
        <w:t xml:space="preserve"> nearby hatchery, which releases 3 million </w:t>
      </w:r>
      <w:r>
        <w:t>pink salmon</w:t>
      </w:r>
      <w:r w:rsidRPr="00250E10">
        <w:t xml:space="preserve"> fry each year</w:t>
      </w:r>
      <w:r>
        <w:t>, may be</w:t>
      </w:r>
      <w:r w:rsidRPr="00250E10">
        <w:t xml:space="preserve"> contributing to the abundance of </w:t>
      </w:r>
      <w:r>
        <w:t>pink salmon</w:t>
      </w:r>
      <w:r w:rsidRPr="00250E10">
        <w:t xml:space="preserve"> </w:t>
      </w:r>
      <w:r>
        <w:t>in</w:t>
      </w:r>
      <w:r w:rsidRPr="00250E10">
        <w:t xml:space="preserve"> Indian River. </w:t>
      </w:r>
      <w:r>
        <w:t xml:space="preserve">Using pink salmon escapement data </w:t>
      </w:r>
      <w:r w:rsidRPr="00250E10">
        <w:t xml:space="preserve">collected by the Alaska Department of Fish </w:t>
      </w:r>
      <w:r>
        <w:t>and</w:t>
      </w:r>
      <w:r w:rsidRPr="00250E10">
        <w:t xml:space="preserve"> Game</w:t>
      </w:r>
      <w:r>
        <w:t>,</w:t>
      </w:r>
      <w:r w:rsidRPr="00250E10">
        <w:t xml:space="preserve"> </w:t>
      </w:r>
      <w:r>
        <w:t>t</w:t>
      </w:r>
      <w:r w:rsidRPr="00250E10">
        <w:t>his study determine</w:t>
      </w:r>
      <w:r w:rsidR="000575C0">
        <w:t>s</w:t>
      </w:r>
      <w:r w:rsidRPr="00250E10">
        <w:t xml:space="preserve"> whether the increased numbers of </w:t>
      </w:r>
      <w:r>
        <w:t>pink salmon</w:t>
      </w:r>
      <w:r w:rsidRPr="00250E10">
        <w:t xml:space="preserve"> observed at Indian River are </w:t>
      </w:r>
      <w:r>
        <w:t>typical</w:t>
      </w:r>
      <w:r w:rsidRPr="00250E10">
        <w:t xml:space="preserve"> of trends in the wider region</w:t>
      </w:r>
      <w:r w:rsidR="00E458B3">
        <w:t xml:space="preserve"> (i.e., a natural range of variation)</w:t>
      </w:r>
      <w:r>
        <w:t>, or whether hatchery operations may be driving the hyperabundant runs in recent years</w:t>
      </w:r>
      <w:r w:rsidRPr="00250E10">
        <w:t>.</w:t>
      </w:r>
      <w:r w:rsidR="000575C0">
        <w:t xml:space="preserve"> Analysis using state space models finds that odd-year runs of pink salmon at Indian River diverge significantly from regional expectations, although conclusive evidence that this divergence is driven by hatchery releases is not clear. </w:t>
      </w:r>
      <w:r w:rsidR="00E458B3">
        <w:t xml:space="preserve">Even-year runs do not display the same divergence in behavior and seem to be in line with pink salmon abundances elsewhere in the region.   </w:t>
      </w:r>
      <w:r w:rsidRPr="00776C8C">
        <w:rPr>
          <w:u w:val="single"/>
        </w:rPr>
        <w:br w:type="page"/>
      </w:r>
    </w:p>
    <w:p w14:paraId="6DA36FDE" w14:textId="77777777" w:rsidR="009845B1" w:rsidRPr="006A4B2F" w:rsidRDefault="009845B1" w:rsidP="009845B1">
      <w:pPr>
        <w:suppressLineNumbers/>
        <w:spacing w:after="0" w:line="240" w:lineRule="auto"/>
        <w:rPr>
          <w:u w:val="single"/>
        </w:rPr>
      </w:pPr>
      <w:r w:rsidRPr="006A4B2F">
        <w:rPr>
          <w:u w:val="single"/>
        </w:rPr>
        <w:lastRenderedPageBreak/>
        <w:t>Authors:</w:t>
      </w:r>
    </w:p>
    <w:p w14:paraId="32077C6E" w14:textId="77777777" w:rsidR="009845B1" w:rsidRDefault="009845B1" w:rsidP="009845B1">
      <w:pPr>
        <w:suppressLineNumbers/>
        <w:spacing w:after="0" w:line="240" w:lineRule="auto"/>
      </w:pPr>
      <w:r>
        <w:t>Brian McGreal</w:t>
      </w:r>
    </w:p>
    <w:p w14:paraId="643D4746" w14:textId="77777777" w:rsidR="009845B1" w:rsidRDefault="009845B1" w:rsidP="009845B1">
      <w:pPr>
        <w:suppressLineNumbers/>
        <w:spacing w:after="0" w:line="240" w:lineRule="auto"/>
      </w:pPr>
      <w:r>
        <w:t>Quantitative Ecology and Resource Management</w:t>
      </w:r>
    </w:p>
    <w:p w14:paraId="1DE434EE" w14:textId="77777777" w:rsidR="009845B1" w:rsidRDefault="009845B1" w:rsidP="009845B1">
      <w:pPr>
        <w:suppressLineNumbers/>
        <w:spacing w:after="0" w:line="240" w:lineRule="auto"/>
      </w:pPr>
      <w:r>
        <w:t>University of Washington</w:t>
      </w:r>
    </w:p>
    <w:p w14:paraId="56CF4289" w14:textId="77777777" w:rsidR="009845B1" w:rsidRDefault="009845B1" w:rsidP="009845B1">
      <w:pPr>
        <w:suppressLineNumbers/>
        <w:spacing w:after="0" w:line="240" w:lineRule="auto"/>
      </w:pPr>
      <w:r>
        <w:t>Seattle, WA</w:t>
      </w:r>
    </w:p>
    <w:p w14:paraId="683864D3" w14:textId="77777777" w:rsidR="009845B1" w:rsidRDefault="009845B1" w:rsidP="009845B1">
      <w:pPr>
        <w:suppressLineNumbers/>
        <w:spacing w:after="0" w:line="240" w:lineRule="auto"/>
      </w:pPr>
    </w:p>
    <w:p w14:paraId="5680D170" w14:textId="77777777" w:rsidR="009845B1" w:rsidRDefault="009845B1" w:rsidP="009845B1">
      <w:pPr>
        <w:suppressLineNumbers/>
        <w:spacing w:after="0" w:line="240" w:lineRule="auto"/>
      </w:pPr>
      <w:r>
        <w:t>Scott Gende</w:t>
      </w:r>
    </w:p>
    <w:p w14:paraId="26EF86E9" w14:textId="77777777" w:rsidR="009845B1" w:rsidRDefault="009845B1" w:rsidP="009845B1">
      <w:pPr>
        <w:suppressLineNumbers/>
        <w:spacing w:after="0" w:line="240" w:lineRule="auto"/>
      </w:pPr>
      <w:r>
        <w:t>U.S. National Park Service</w:t>
      </w:r>
    </w:p>
    <w:p w14:paraId="4E176E96" w14:textId="77777777" w:rsidR="009845B1" w:rsidRDefault="009845B1" w:rsidP="009845B1">
      <w:pPr>
        <w:suppressLineNumbers/>
        <w:spacing w:after="0" w:line="240" w:lineRule="auto"/>
      </w:pPr>
      <w:r>
        <w:t>Alaska Regional Office</w:t>
      </w:r>
    </w:p>
    <w:p w14:paraId="73FA5771" w14:textId="77777777" w:rsidR="009845B1" w:rsidRDefault="009845B1" w:rsidP="009845B1">
      <w:pPr>
        <w:suppressLineNumbers/>
        <w:spacing w:after="0" w:line="240" w:lineRule="auto"/>
      </w:pPr>
      <w:r>
        <w:t>Juneau, AK</w:t>
      </w:r>
    </w:p>
    <w:p w14:paraId="65F979EB" w14:textId="77777777" w:rsidR="009845B1" w:rsidRDefault="009845B1" w:rsidP="009845B1">
      <w:pPr>
        <w:suppressLineNumbers/>
        <w:spacing w:after="0" w:line="240" w:lineRule="auto"/>
      </w:pPr>
    </w:p>
    <w:p w14:paraId="2EC70D8E" w14:textId="77777777" w:rsidR="009845B1" w:rsidRDefault="009845B1" w:rsidP="009845B1">
      <w:pPr>
        <w:suppressLineNumbers/>
        <w:spacing w:after="0" w:line="240" w:lineRule="auto"/>
      </w:pPr>
      <w:r>
        <w:t>Mark Scheuerell</w:t>
      </w:r>
    </w:p>
    <w:p w14:paraId="255FCA9E" w14:textId="77777777" w:rsidR="009845B1" w:rsidRDefault="009845B1" w:rsidP="009845B1">
      <w:pPr>
        <w:suppressLineNumbers/>
        <w:spacing w:after="0" w:line="240" w:lineRule="auto"/>
      </w:pPr>
      <w:r>
        <w:t>U.S. Geological Survey, Washington Cooperative Fish and Wildlife Research Unit</w:t>
      </w:r>
    </w:p>
    <w:p w14:paraId="66ECD48E" w14:textId="77777777" w:rsidR="009845B1" w:rsidRDefault="009845B1" w:rsidP="009845B1">
      <w:pPr>
        <w:suppressLineNumbers/>
        <w:spacing w:after="0" w:line="240" w:lineRule="auto"/>
      </w:pPr>
      <w:r>
        <w:t>School of Aquatic and Fishery Sciences</w:t>
      </w:r>
    </w:p>
    <w:p w14:paraId="26A33E87" w14:textId="77777777" w:rsidR="009845B1" w:rsidRDefault="009845B1" w:rsidP="009845B1">
      <w:pPr>
        <w:suppressLineNumbers/>
        <w:spacing w:after="0" w:line="240" w:lineRule="auto"/>
      </w:pPr>
      <w:r>
        <w:t>University of Washington</w:t>
      </w:r>
    </w:p>
    <w:p w14:paraId="5FA28CF2" w14:textId="77777777" w:rsidR="009845B1" w:rsidRDefault="009845B1" w:rsidP="009845B1">
      <w:pPr>
        <w:suppressLineNumbers/>
        <w:spacing w:after="0" w:line="240" w:lineRule="auto"/>
      </w:pPr>
      <w:r>
        <w:t>Seattle, WA</w:t>
      </w:r>
    </w:p>
    <w:p w14:paraId="7A05F9D3" w14:textId="77777777" w:rsidR="009845B1" w:rsidRDefault="009845B1" w:rsidP="009845B1">
      <w:pPr>
        <w:suppressLineNumbers/>
        <w:spacing w:after="0" w:line="240" w:lineRule="auto"/>
      </w:pPr>
    </w:p>
    <w:p w14:paraId="524E12A8" w14:textId="77777777" w:rsidR="009845B1" w:rsidRDefault="009845B1" w:rsidP="009845B1">
      <w:pPr>
        <w:suppressLineNumbers/>
        <w:spacing w:after="0" w:line="240" w:lineRule="auto"/>
      </w:pPr>
      <w:r>
        <w:t>Thomas Quinn</w:t>
      </w:r>
    </w:p>
    <w:p w14:paraId="182E8C61" w14:textId="77777777" w:rsidR="009845B1" w:rsidRDefault="009845B1" w:rsidP="009845B1">
      <w:pPr>
        <w:suppressLineNumbers/>
        <w:spacing w:after="0" w:line="240" w:lineRule="auto"/>
      </w:pPr>
      <w:r>
        <w:t>School of Aquatic and Fishery Sciences</w:t>
      </w:r>
    </w:p>
    <w:p w14:paraId="4CCC1471" w14:textId="77777777" w:rsidR="009845B1" w:rsidRDefault="009845B1" w:rsidP="009845B1">
      <w:pPr>
        <w:suppressLineNumbers/>
        <w:spacing w:after="0" w:line="240" w:lineRule="auto"/>
      </w:pPr>
      <w:r>
        <w:t>University of Washington</w:t>
      </w:r>
    </w:p>
    <w:p w14:paraId="4C391D86" w14:textId="77777777" w:rsidR="009845B1" w:rsidRDefault="009845B1" w:rsidP="009845B1">
      <w:pPr>
        <w:suppressLineNumbers/>
        <w:spacing w:after="0" w:line="240" w:lineRule="auto"/>
      </w:pPr>
      <w:r>
        <w:t>Seattle, WA</w:t>
      </w:r>
    </w:p>
    <w:p w14:paraId="462E7BCA" w14:textId="77777777" w:rsidR="009845B1" w:rsidRDefault="009845B1" w:rsidP="009845B1">
      <w:pPr>
        <w:suppressLineNumbers/>
        <w:spacing w:after="0" w:line="240" w:lineRule="auto"/>
      </w:pPr>
    </w:p>
    <w:p w14:paraId="004FD39F" w14:textId="77777777" w:rsidR="009845B1" w:rsidRPr="00E60E72" w:rsidRDefault="009845B1" w:rsidP="009845B1">
      <w:pPr>
        <w:suppressLineNumbers/>
        <w:spacing w:after="0" w:line="240" w:lineRule="auto"/>
        <w:rPr>
          <w:u w:val="single"/>
        </w:rPr>
      </w:pPr>
      <w:r w:rsidRPr="00E60E72">
        <w:rPr>
          <w:u w:val="single"/>
        </w:rPr>
        <w:t xml:space="preserve">Acknowledgements: </w:t>
      </w:r>
    </w:p>
    <w:p w14:paraId="11762912" w14:textId="77777777" w:rsidR="009845B1" w:rsidRDefault="009845B1" w:rsidP="009845B1">
      <w:pPr>
        <w:suppressLineNumbers/>
        <w:spacing w:after="0" w:line="24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Finally, collaboration from Alaska Department of Fish and Game biologists Aaron Dupuis and Justin Priest has enabled this work to compare Indian River pink salmon abundances to those seen elsewhere in the vicinity of Sitka, a vital component of this research. This research has occurred on the ancestral homeland and with the approval of the Sitka Tribe of Alaska.  </w:t>
      </w:r>
    </w:p>
    <w:p w14:paraId="5443E563" w14:textId="135ACD96" w:rsidR="009845B1" w:rsidRDefault="009845B1" w:rsidP="009845B1">
      <w:pPr>
        <w:suppressLineNumbers/>
        <w:spacing w:after="0" w:line="240" w:lineRule="auto"/>
        <w:rPr>
          <w:b/>
          <w:bCs/>
          <w:u w:val="single"/>
        </w:rPr>
      </w:pPr>
      <w:r>
        <w:br w:type="page"/>
      </w:r>
    </w:p>
    <w:p w14:paraId="6D0A6A07" w14:textId="1C71C94A" w:rsidR="00670218" w:rsidRPr="00626338" w:rsidRDefault="00670218">
      <w:pPr>
        <w:spacing w:after="0" w:line="480" w:lineRule="auto"/>
        <w:rPr>
          <w:b/>
          <w:bCs/>
          <w:u w:val="single"/>
          <w:rPrChange w:id="2" w:author="Brian E McGreal" w:date="2026-03-27T10:38:00Z" w16du:dateUtc="2026-03-27T17:38:00Z">
            <w:rPr/>
          </w:rPrChange>
        </w:rPr>
        <w:pPrChange w:id="3" w:author="Brian E McGreal" w:date="2026-03-27T10:38:00Z" w16du:dateUtc="2026-03-27T17:38:00Z">
          <w:pPr>
            <w:pStyle w:val="ListParagraph"/>
            <w:spacing w:after="0" w:line="480" w:lineRule="auto"/>
            <w:ind w:left="360"/>
          </w:pPr>
        </w:pPrChange>
      </w:pPr>
      <w:r w:rsidRPr="00626338">
        <w:rPr>
          <w:b/>
          <w:bCs/>
          <w:u w:val="single"/>
          <w:rPrChange w:id="4" w:author="Brian E McGreal" w:date="2026-03-27T10:38:00Z" w16du:dateUtc="2026-03-27T17:38:00Z">
            <w:rPr/>
          </w:rPrChange>
        </w:rPr>
        <w:lastRenderedPageBreak/>
        <w:t xml:space="preserve">Introduction </w:t>
      </w:r>
    </w:p>
    <w:p w14:paraId="226B7545" w14:textId="0746477F" w:rsidR="008E583F" w:rsidRDefault="00226B01" w:rsidP="00A017CB">
      <w:pPr>
        <w:spacing w:after="0" w:line="480" w:lineRule="auto"/>
        <w:ind w:firstLine="720"/>
        <w:rPr>
          <w:ins w:id="5" w:author="Brian E McGreal" w:date="2026-03-09T09:14:00Z" w16du:dateUtc="2026-03-09T16:14:00Z"/>
        </w:rPr>
      </w:pPr>
      <w:ins w:id="6" w:author="Brian E McGreal" w:date="2026-03-09T09:22:00Z" w16du:dateUtc="2026-03-09T16:22:00Z">
        <w:r>
          <w:t>C</w:t>
        </w:r>
      </w:ins>
      <w:ins w:id="7" w:author="Brian E McGreal" w:date="2026-03-09T09:21:00Z" w16du:dateUtc="2026-03-09T16:21:00Z">
        <w:r>
          <w:t xml:space="preserve">onservation issues </w:t>
        </w:r>
      </w:ins>
      <w:ins w:id="8" w:author="Brian E McGreal" w:date="2026-03-09T09:22:00Z" w16du:dateUtc="2026-03-09T16:22:00Z">
        <w:r>
          <w:t xml:space="preserve">related to individual species are often the result of either the scarcity </w:t>
        </w:r>
      </w:ins>
      <w:ins w:id="9" w:author="Brian E McGreal" w:date="2026-03-09T09:24:00Z" w16du:dateUtc="2026-03-09T16:24:00Z">
        <w:r>
          <w:t xml:space="preserve">of a native plant or animal species, or </w:t>
        </w:r>
      </w:ins>
      <w:ins w:id="10" w:author="Brian E McGreal" w:date="2026-03-09T09:25:00Z" w16du:dateUtc="2026-03-09T16:25:00Z">
        <w:r>
          <w:t xml:space="preserve">of </w:t>
        </w:r>
      </w:ins>
      <w:ins w:id="11" w:author="Brian E McGreal" w:date="2026-03-09T09:24:00Z" w16du:dateUtc="2026-03-09T16:24:00Z">
        <w:r>
          <w:t>an abundance of non-native (exotic, invasive) species</w:t>
        </w:r>
      </w:ins>
      <w:ins w:id="12" w:author="Brian E McGreal" w:date="2026-03-09T09:25:00Z" w16du:dateUtc="2026-03-09T16:25:00Z">
        <w:r>
          <w:t xml:space="preserve">, </w:t>
        </w:r>
      </w:ins>
      <w:ins w:id="13" w:author="Brian E McGreal" w:date="2026-03-09T09:26:00Z" w16du:dateUtc="2026-03-09T16:26:00Z">
        <w:r>
          <w:t xml:space="preserve">with </w:t>
        </w:r>
      </w:ins>
      <w:ins w:id="14" w:author="Brian E McGreal" w:date="2026-03-09T09:25:00Z" w16du:dateUtc="2026-03-09T16:25:00Z">
        <w:r>
          <w:t xml:space="preserve">either </w:t>
        </w:r>
      </w:ins>
      <w:ins w:id="15" w:author="Brian E McGreal" w:date="2026-03-09T09:26:00Z" w16du:dateUtc="2026-03-09T16:26:00Z">
        <w:r>
          <w:t xml:space="preserve">scenario capable </w:t>
        </w:r>
      </w:ins>
      <w:ins w:id="16" w:author="Brian E McGreal" w:date="2026-03-09T09:25:00Z" w16du:dateUtc="2026-03-09T16:25:00Z">
        <w:r>
          <w:t xml:space="preserve">of </w:t>
        </w:r>
      </w:ins>
      <w:ins w:id="17" w:author="Brian E McGreal" w:date="2026-03-09T09:26:00Z" w16du:dateUtc="2026-03-09T16:26:00Z">
        <w:r>
          <w:t>imperiling</w:t>
        </w:r>
      </w:ins>
      <w:ins w:id="18" w:author="Brian E McGreal" w:date="2026-03-09T09:25:00Z" w16du:dateUtc="2026-03-09T16:25:00Z">
        <w:r>
          <w:t xml:space="preserve"> the ecosystems in which they occur</w:t>
        </w:r>
      </w:ins>
      <w:ins w:id="19" w:author="Brian E McGreal" w:date="2026-03-09T10:11:00Z" w16du:dateUtc="2026-03-09T17:11:00Z">
        <w:r w:rsidR="005D5E6A">
          <w:t xml:space="preserve"> (</w:t>
        </w:r>
      </w:ins>
      <w:ins w:id="20" w:author="Brian E McGreal" w:date="2026-03-09T11:06:00Z" w16du:dateUtc="2026-03-09T18:06:00Z">
        <w:r w:rsidR="00E06BFE">
          <w:t>El</w:t>
        </w:r>
      </w:ins>
      <w:ins w:id="21" w:author="Brian E McGreal" w:date="2026-03-09T11:07:00Z" w16du:dateUtc="2026-03-09T18:07:00Z">
        <w:r w:rsidR="00E06BFE">
          <w:t xml:space="preserve">lison et al. 2005, </w:t>
        </w:r>
      </w:ins>
      <w:ins w:id="22" w:author="Brian E McGreal" w:date="2026-03-09T11:08:00Z" w16du:dateUtc="2026-03-09T18:08:00Z">
        <w:r w:rsidR="00E06BFE">
          <w:t xml:space="preserve">Gallardo et al. 2015, </w:t>
        </w:r>
      </w:ins>
      <w:ins w:id="23" w:author="Brian E McGreal" w:date="2026-03-09T10:11:00Z" w16du:dateUtc="2026-03-09T17:11:00Z">
        <w:r w:rsidR="005D5E6A">
          <w:t>Jes</w:t>
        </w:r>
      </w:ins>
      <w:ins w:id="24" w:author="Brian E McGreal" w:date="2026-03-09T10:12:00Z" w16du:dateUtc="2026-03-09T17:12:00Z">
        <w:r w:rsidR="005D5E6A">
          <w:t>chke et al. 2014</w:t>
        </w:r>
      </w:ins>
      <w:ins w:id="25" w:author="Brian E McGreal" w:date="2026-03-09T10:11:00Z" w16du:dateUtc="2026-03-09T17:11:00Z">
        <w:r w:rsidR="005D5E6A">
          <w:t>)</w:t>
        </w:r>
      </w:ins>
      <w:ins w:id="26" w:author="Brian E McGreal" w:date="2026-03-09T09:25:00Z" w16du:dateUtc="2026-03-09T16:25:00Z">
        <w:r>
          <w:t>.</w:t>
        </w:r>
      </w:ins>
      <w:ins w:id="27" w:author="Brian E McGreal" w:date="2026-03-09T09:17:00Z" w16du:dateUtc="2026-03-09T16:17:00Z">
        <w:r w:rsidR="008E583F">
          <w:t xml:space="preserve"> </w:t>
        </w:r>
      </w:ins>
      <w:ins w:id="28" w:author="Brian E McGreal" w:date="2026-03-09T09:16:00Z" w16du:dateUtc="2026-03-09T16:16:00Z">
        <w:r w:rsidR="008E583F">
          <w:t xml:space="preserve"> </w:t>
        </w:r>
      </w:ins>
      <w:ins w:id="29" w:author="Brian E McGreal" w:date="2026-03-09T09:14:00Z" w16du:dateUtc="2026-03-09T16:14:00Z">
        <w:r w:rsidR="008E583F">
          <w:t>However, harm to ecosystems can also be driven by the hyperabundance of a native species, due either to shifting regional trends in habitat suitability, to direct (and often anthropogenic) intervention, or to a combination of these factors (Sambaraju and Goodsman 2021, Beckett et al. 2022, Moore et al. 2023).</w:t>
        </w:r>
      </w:ins>
      <w:r w:rsidR="00025AAD">
        <w:t xml:space="preserve"> </w:t>
      </w:r>
      <w:r w:rsidR="00EF4CE3">
        <w:t>Purple s</w:t>
      </w:r>
      <w:r w:rsidR="00025AAD">
        <w:t xml:space="preserve">ea urchin </w:t>
      </w:r>
      <w:r w:rsidR="00EF4CE3">
        <w:t>(</w:t>
      </w:r>
      <w:r w:rsidR="00EF4CE3" w:rsidRPr="00EF4CE3">
        <w:rPr>
          <w:i/>
          <w:iCs/>
        </w:rPr>
        <w:t>Strongylocentrotus purpuratus</w:t>
      </w:r>
      <w:r w:rsidR="00EF4CE3">
        <w:t xml:space="preserve">) </w:t>
      </w:r>
      <w:r w:rsidR="00025AAD">
        <w:t xml:space="preserve">hyperabundance in the northern Pacific has led to the devastation of </w:t>
      </w:r>
      <w:commentRangeStart w:id="30"/>
      <w:r w:rsidR="00025AAD">
        <w:t>kelp</w:t>
      </w:r>
      <w:commentRangeEnd w:id="30"/>
      <w:r w:rsidR="005B3082">
        <w:rPr>
          <w:rStyle w:val="CommentReference"/>
          <w:sz w:val="24"/>
          <w:szCs w:val="24"/>
        </w:rPr>
        <w:commentReference w:id="30"/>
      </w:r>
      <w:r w:rsidR="00025AAD">
        <w:t xml:space="preserve"> forests, critical ecosystems upon which countless marine species depend. This hyperabundance </w:t>
      </w:r>
      <w:r w:rsidR="00B424B2">
        <w:t>has been driven by a direct anthropogenic intervention,</w:t>
      </w:r>
      <w:r w:rsidR="00025AAD">
        <w:t xml:space="preserve"> the</w:t>
      </w:r>
      <w:r w:rsidR="00B424B2">
        <w:t xml:space="preserve"> decimation </w:t>
      </w:r>
      <w:r w:rsidR="00025AAD">
        <w:t xml:space="preserve">of </w:t>
      </w:r>
      <w:r w:rsidR="005B3082">
        <w:t xml:space="preserve">Pacific </w:t>
      </w:r>
      <w:r w:rsidR="00025AAD">
        <w:t>sea otter</w:t>
      </w:r>
      <w:r w:rsidR="005B3082">
        <w:t xml:space="preserve"> (</w:t>
      </w:r>
      <w:r w:rsidR="005B3082" w:rsidRPr="005B3082">
        <w:rPr>
          <w:i/>
          <w:iCs/>
        </w:rPr>
        <w:t>Enhydra lutris</w:t>
      </w:r>
      <w:r w:rsidR="005B3082">
        <w:t>)</w:t>
      </w:r>
      <w:r w:rsidR="00B424B2">
        <w:t xml:space="preserve"> populations</w:t>
      </w:r>
      <w:r w:rsidR="00025AAD">
        <w:t xml:space="preserve"> during the 1</w:t>
      </w:r>
      <w:r w:rsidR="00B424B2">
        <w:t>8</w:t>
      </w:r>
      <w:r w:rsidR="00025AAD" w:rsidRPr="00025AAD">
        <w:rPr>
          <w:vertAlign w:val="superscript"/>
        </w:rPr>
        <w:t>th</w:t>
      </w:r>
      <w:r w:rsidR="00025AAD">
        <w:t xml:space="preserve"> and </w:t>
      </w:r>
      <w:r w:rsidR="00B424B2">
        <w:t>19</w:t>
      </w:r>
      <w:r w:rsidR="00B424B2" w:rsidRPr="00B424B2">
        <w:rPr>
          <w:vertAlign w:val="superscript"/>
        </w:rPr>
        <w:t>th</w:t>
      </w:r>
      <w:r w:rsidR="00B424B2">
        <w:t xml:space="preserve"> centuries</w:t>
      </w:r>
      <w:r w:rsidR="00025AAD">
        <w:t xml:space="preserve"> due to the high value placed on otter pelts </w:t>
      </w:r>
      <w:r w:rsidR="005B3082">
        <w:t>by</w:t>
      </w:r>
      <w:r w:rsidR="00B424B2">
        <w:t xml:space="preserve"> the maritime fur trade. Otter populations have never recovered, and as a result ‘urchin barrens’ are a common feature in shallow coastal regions off the west coast of North America </w:t>
      </w:r>
      <w:r w:rsidR="00025AAD">
        <w:t>(</w:t>
      </w:r>
      <w:r w:rsidR="00B424B2">
        <w:t>Estes 2015</w:t>
      </w:r>
      <w:r w:rsidR="00025AAD">
        <w:t>)</w:t>
      </w:r>
      <w:r w:rsidR="00B424B2">
        <w:t>.</w:t>
      </w:r>
      <w:r w:rsidR="003323B4">
        <w:t xml:space="preserve"> More recently, a</w:t>
      </w:r>
      <w:r w:rsidR="00EF4CE3">
        <w:t>nother hyperabundant</w:t>
      </w:r>
      <w:r w:rsidR="003323B4">
        <w:t xml:space="preserve"> </w:t>
      </w:r>
      <w:r w:rsidR="00EF4CE3">
        <w:t>species</w:t>
      </w:r>
      <w:r w:rsidR="003323B4">
        <w:t>, t</w:t>
      </w:r>
      <w:r w:rsidR="00EF4CE3">
        <w:t>he mountain pine beetle (</w:t>
      </w:r>
      <w:r w:rsidR="00EF4CE3">
        <w:rPr>
          <w:i/>
          <w:iCs/>
        </w:rPr>
        <w:t>Dendroctonus ponderosae</w:t>
      </w:r>
      <w:r w:rsidR="00EF4CE3">
        <w:t xml:space="preserve">), </w:t>
      </w:r>
      <w:r w:rsidR="003323B4">
        <w:t>has caused catastrophic destruction of</w:t>
      </w:r>
      <w:r w:rsidR="00EF4CE3">
        <w:t xml:space="preserve"> coniferous forests </w:t>
      </w:r>
      <w:r w:rsidR="003323B4">
        <w:t xml:space="preserve">throughout its native range, the Rocky Mountains. While the mountain pine beetle’s life history has always involved causing damage to the inner bark of conifers, cold winter temperatures have previously limited the insects’ numbers and, by extension, their impacts on Rocky Mountain forests. However, as shifting climate patterns have led to warmer winters and longer summers, the mountain pine beetle has flourished and in doing so has devasted large swathes </w:t>
      </w:r>
      <w:r w:rsidR="00B40C10">
        <w:t>of forest habitat in Canada and the US</w:t>
      </w:r>
      <w:r w:rsidR="003323B4">
        <w:t xml:space="preserve"> </w:t>
      </w:r>
      <w:r w:rsidR="00EF4CE3">
        <w:t>(Gibson et al. 2008).</w:t>
      </w:r>
      <w:r w:rsidR="00B40C10">
        <w:t xml:space="preserve"> </w:t>
      </w:r>
      <w:r w:rsidR="00197700">
        <w:t xml:space="preserve">Unlike the </w:t>
      </w:r>
      <w:r w:rsidR="00197700">
        <w:lastRenderedPageBreak/>
        <w:t xml:space="preserve">direct human intervention responsible for hyperabundant purple urchins, the mountain pine beetle has proliferated due to a shifting trend in habitat suitability (albeit one that is due indirectly to human activities). </w:t>
      </w:r>
    </w:p>
    <w:p w14:paraId="5676B047" w14:textId="5222A91D" w:rsidR="00DB0CE4" w:rsidRDefault="000003B7" w:rsidP="00A017CB">
      <w:pPr>
        <w:spacing w:after="0" w:line="480" w:lineRule="auto"/>
        <w:ind w:firstLine="720"/>
      </w:pPr>
      <w:r>
        <w:t xml:space="preserve">If a hyperabundance of a native species occurs within a </w:t>
      </w:r>
      <w:r w:rsidR="002321EC">
        <w:t>conservation area, it may trigger the need for management action designed to protect other species within the same ecosystem</w:t>
      </w:r>
      <w:r w:rsidR="00C13D3C">
        <w:t xml:space="preserve"> and areas under the jurisdiction of the US National Park Service being no exception (National Park Service 2023, National Park Service 2025a)</w:t>
      </w:r>
      <w:r w:rsidR="002321EC">
        <w:t xml:space="preserve">. </w:t>
      </w:r>
      <w:r w:rsidR="00670218">
        <w:t xml:space="preserve">Since its inception,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rsidR="00670218">
        <w:t>been to maintain abundances within a ‘natural range of variation’</w:t>
      </w:r>
      <w:r w:rsidR="004040BD">
        <w:t xml:space="preserve"> </w:t>
      </w:r>
      <w:r w:rsidR="004040BD">
        <w:rPr>
          <w:rFonts w:cstheme="minorHAnsi"/>
          <w:color w:val="202122"/>
          <w:shd w:val="clear" w:color="auto" w:fill="FFFFFF"/>
        </w:rPr>
        <w:t>(National Park Service 2025b)</w:t>
      </w:r>
      <w:r w:rsidR="004040BD">
        <w:t>.</w:t>
      </w:r>
      <w:r w:rsidR="004040BD">
        <w:t xml:space="preserve"> Notable occurrences in which native species fall outside this natural range of variation include the above-mentioned mountain pine beetle in Yellowstone</w:t>
      </w:r>
      <w:r w:rsidR="00774006">
        <w:t>, Grand Teton,</w:t>
      </w:r>
      <w:r w:rsidR="004040BD">
        <w:t xml:space="preserve"> and Rocky Mountain National Parks, and white-tailed deer </w:t>
      </w:r>
      <w:r w:rsidR="004040BD">
        <w:t>(</w:t>
      </w:r>
      <w:r w:rsidR="004040BD">
        <w:rPr>
          <w:i/>
          <w:iCs/>
        </w:rPr>
        <w:t>Odocoileus virginianus</w:t>
      </w:r>
      <w:r w:rsidR="004040BD">
        <w:t>)</w:t>
      </w:r>
      <w:r w:rsidR="004040BD">
        <w:t xml:space="preserve"> in many midwestern and eastern national parks, </w:t>
      </w:r>
      <w:r w:rsidR="004040BD">
        <w:t>capable of intense foraging on vegetation and the depletion of resources on which other species depend</w:t>
      </w:r>
      <w:r w:rsidR="004040BD">
        <w:t xml:space="preserve"> </w:t>
      </w:r>
      <w:del w:id="31" w:author="Brian E McGreal" w:date="2026-03-09T09:18:00Z" w16du:dateUtc="2026-03-09T16:18:00Z">
        <w:r w:rsidR="00670218" w:rsidRPr="00105DEF" w:rsidDel="008E583F">
          <w:rPr>
            <w:strike/>
          </w:rPr>
          <w:delText xml:space="preserve">However, harm to ecosystems can also be driven by </w:delText>
        </w:r>
        <w:r w:rsidR="005078EE" w:rsidRPr="00105DEF" w:rsidDel="008E583F">
          <w:rPr>
            <w:strike/>
          </w:rPr>
          <w:delText>the</w:delText>
        </w:r>
        <w:r w:rsidR="00670218" w:rsidRPr="00105DEF" w:rsidDel="008E583F">
          <w:rPr>
            <w:strike/>
          </w:rPr>
          <w:delText xml:space="preserve"> hyperabundance of a native species, due either to shifting regional trends in habitat suitability, to direct (and often anthropogenic) intervention, or to a combination of these factors (Sambaraju and Goodsman 2021, Beckett et al. 2022, Moore et al. 2023). </w:delText>
        </w:r>
      </w:del>
      <w:r w:rsidR="005078EE" w:rsidRPr="004040BD">
        <w:t>(Gibson et al. 2008</w:t>
      </w:r>
      <w:r w:rsidR="004040BD">
        <w:t xml:space="preserve">, </w:t>
      </w:r>
      <w:r w:rsidR="005078EE">
        <w:t xml:space="preserve">Miller et al. 2023). </w:t>
      </w:r>
    </w:p>
    <w:p w14:paraId="439291BE" w14:textId="284B4A7A" w:rsidR="00670218" w:rsidRDefault="00670218" w:rsidP="00A017CB">
      <w:pPr>
        <w:spacing w:after="0" w:line="480" w:lineRule="auto"/>
        <w:ind w:firstLine="720"/>
      </w:pPr>
      <w:r>
        <w:t xml:space="preserve">While there is little debate that these </w:t>
      </w:r>
      <w:r w:rsidR="004040BD">
        <w:t>hyperabundances</w:t>
      </w:r>
      <w:r>
        <w:t xml:space="preserve"> </w:t>
      </w:r>
      <w:r w:rsidR="004040BD">
        <w:t>create</w:t>
      </w:r>
      <w:r>
        <w:t xml:space="preserve"> </w:t>
      </w:r>
      <w:r w:rsidR="004040BD">
        <w:t>the</w:t>
      </w:r>
      <w:r>
        <w:t xml:space="preserve">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finding themselves confronted with such issues must make careful and informed decisions based on the best scientific information available</w:t>
      </w:r>
      <w:r>
        <w:t xml:space="preserve"> as they seek to interpret and implement the mandate to preserve resources in a natural condition. </w:t>
      </w:r>
      <w:r w:rsidR="004D0C78">
        <w:t xml:space="preserve">Hyperabundant </w:t>
      </w:r>
      <w:r w:rsidR="004D0C78">
        <w:lastRenderedPageBreak/>
        <w:t>native species are not given anywhere near the same attention as invasive species</w:t>
      </w:r>
      <w:r w:rsidR="00B94D98">
        <w:t xml:space="preserve"> </w:t>
      </w:r>
      <w:r w:rsidR="004D0C78">
        <w:t xml:space="preserve">in </w:t>
      </w:r>
      <w:r w:rsidR="00E64ABF">
        <w:t>scientific</w:t>
      </w:r>
      <w:r w:rsidR="004D0C78">
        <w:t xml:space="preserve"> literature</w:t>
      </w:r>
      <w:r w:rsidR="00B60336">
        <w:t xml:space="preserve">, and identifying these instances as they occur is challenging </w:t>
      </w:r>
      <w:r w:rsidR="00B94D98">
        <w:t>(</w:t>
      </w:r>
      <w:r w:rsidR="004D0C78">
        <w:t>Valéry et al. 2013</w:t>
      </w:r>
      <w:r w:rsidR="00B94D98">
        <w:t>)</w:t>
      </w:r>
      <w:r w:rsidR="00B60336">
        <w:t>.</w:t>
      </w:r>
      <w:r w:rsidR="00942F0B">
        <w:t xml:space="preserve"> While historical presence, abundance, or </w:t>
      </w:r>
      <w:r w:rsidR="00E64ABF">
        <w:t>range</w:t>
      </w:r>
      <w:r w:rsidR="00942F0B">
        <w:t xml:space="preserve"> of a species is useful when available, these data are often non-existent or sorely lacking (Carey et al. 2012).</w:t>
      </w:r>
    </w:p>
    <w:p w14:paraId="6E37A897" w14:textId="0E6C9EFE" w:rsidR="00670218" w:rsidRDefault="00670218" w:rsidP="002B7623">
      <w:pPr>
        <w:spacing w:after="0" w:line="480" w:lineRule="auto"/>
        <w:ind w:firstLine="720"/>
      </w:pPr>
      <w:r>
        <w:t xml:space="preserve">With these ideas in mind, </w:t>
      </w:r>
      <w:r w:rsidR="00303024">
        <w:t xml:space="preserve">this research is focused on a population of pink salmon </w:t>
      </w:r>
      <w:r w:rsidR="00303024" w:rsidRPr="00A017CB">
        <w:rPr>
          <w:rFonts w:cstheme="minorHAnsi"/>
          <w:color w:val="202122"/>
          <w:shd w:val="clear" w:color="auto" w:fill="FFFFFF"/>
        </w:rPr>
        <w:t>(</w:t>
      </w:r>
      <w:r w:rsidR="00303024" w:rsidRPr="00A017CB">
        <w:rPr>
          <w:i/>
          <w:iCs/>
        </w:rPr>
        <w:t>Oncorhynchus</w:t>
      </w:r>
      <w:r w:rsidR="00303024" w:rsidRPr="00A017CB">
        <w:rPr>
          <w:rFonts w:cstheme="minorHAnsi"/>
          <w:i/>
          <w:iCs/>
          <w:color w:val="202122"/>
          <w:shd w:val="clear" w:color="auto" w:fill="FFFFFF"/>
        </w:rPr>
        <w:t xml:space="preserve"> gorbuscha</w:t>
      </w:r>
      <w:r w:rsidR="00303024" w:rsidRPr="00A017CB">
        <w:rPr>
          <w:rFonts w:cstheme="minorHAnsi"/>
          <w:color w:val="202122"/>
          <w:shd w:val="clear" w:color="auto" w:fill="FFFFFF"/>
        </w:rPr>
        <w:t>, Cháas’)</w:t>
      </w:r>
      <w:r w:rsidR="00303024">
        <w:rPr>
          <w:rFonts w:cstheme="minorHAnsi"/>
          <w:color w:val="202122"/>
          <w:shd w:val="clear" w:color="auto" w:fill="FFFFFF"/>
        </w:rPr>
        <w:t xml:space="preserve"> that has seen dramatic increases in population density in recent decades, and whose </w:t>
      </w:r>
      <w:r w:rsidR="00740E18">
        <w:rPr>
          <w:rFonts w:cstheme="minorHAnsi"/>
          <w:color w:val="202122"/>
          <w:shd w:val="clear" w:color="auto" w:fill="FFFFFF"/>
        </w:rPr>
        <w:t xml:space="preserve">spawning grounds </w:t>
      </w:r>
      <w:r w:rsidR="00303024">
        <w:rPr>
          <w:rFonts w:cstheme="minorHAnsi"/>
          <w:color w:val="202122"/>
          <w:shd w:val="clear" w:color="auto" w:fill="FFFFFF"/>
        </w:rPr>
        <w:t>fall</w:t>
      </w:r>
      <w:r w:rsidR="00740E18">
        <w:rPr>
          <w:rFonts w:cstheme="minorHAnsi"/>
          <w:color w:val="202122"/>
          <w:shd w:val="clear" w:color="auto" w:fill="FFFFFF"/>
        </w:rPr>
        <w:t xml:space="preserve"> largely</w:t>
      </w:r>
      <w:r w:rsidR="00303024">
        <w:rPr>
          <w:rFonts w:cstheme="minorHAnsi"/>
          <w:color w:val="202122"/>
          <w:shd w:val="clear" w:color="auto" w:fill="FFFFFF"/>
        </w:rPr>
        <w:t xml:space="preserve"> within the boundaries of a small national park in </w:t>
      </w:r>
      <w:r w:rsidR="00740E18">
        <w:rPr>
          <w:rFonts w:cstheme="minorHAnsi"/>
          <w:color w:val="202122"/>
          <w:shd w:val="clear" w:color="auto" w:fill="FFFFFF"/>
        </w:rPr>
        <w:t xml:space="preserve">Alaska’s </w:t>
      </w:r>
      <w:r w:rsidR="00740E18">
        <w:t>southeastern panhandle.</w:t>
      </w:r>
      <w:r w:rsidR="00303024">
        <w:rPr>
          <w:rFonts w:cstheme="minorHAnsi"/>
          <w:color w:val="202122"/>
          <w:shd w:val="clear" w:color="auto" w:fill="FFFFFF"/>
        </w:rPr>
        <w:t xml:space="preserve"> </w:t>
      </w:r>
      <w:r w:rsidR="00303024">
        <w:t xml:space="preserve"> </w:t>
      </w:r>
      <w:r>
        <w:t xml:space="preserve">Sitka National Historical Park (SITK) </w:t>
      </w:r>
      <w:r w:rsidR="00740E18">
        <w:t xml:space="preserve">is </w:t>
      </w:r>
      <w:r>
        <w:t xml:space="preserve">a small 112-acre coastal park located </w:t>
      </w:r>
      <w:r w:rsidR="00740E18">
        <w:t>(as the name suggests) in Sitka, Alaska</w:t>
      </w:r>
      <w:r>
        <w:t xml:space="preserve">. </w:t>
      </w:r>
      <w:r w:rsidR="00740E18">
        <w:t>Originally</w:t>
      </w:r>
      <w:r>
        <w:t xml:space="preserve"> designated a National Monument in 1910</w:t>
      </w:r>
      <w:r w:rsidR="00740E18">
        <w:t xml:space="preserve"> for the purpose of</w:t>
      </w:r>
      <w:r>
        <w:t xml:space="preserve"> conserv</w:t>
      </w:r>
      <w:r w:rsidR="00740E18">
        <w:t>ing</w:t>
      </w:r>
      <w:r>
        <w:t xml:space="preserve"> the site of an 1804 battle </w:t>
      </w:r>
      <w:r w:rsidRPr="00A017CB">
        <w:rPr>
          <w:rFonts w:cstheme="minorHAnsi"/>
          <w:color w:val="202122"/>
          <w:shd w:val="clear" w:color="auto" w:fill="FFFFFF"/>
        </w:rPr>
        <w:t>between the native Tlingit Kiks.ádi clan and Russian colonizers</w:t>
      </w:r>
      <w:r w:rsidR="00740E18">
        <w:rPr>
          <w:rFonts w:cstheme="minorHAnsi"/>
          <w:color w:val="202122"/>
          <w:shd w:val="clear" w:color="auto" w:fill="FFFFFF"/>
        </w:rPr>
        <w:t xml:space="preserve">, </w:t>
      </w:r>
      <w:r w:rsidR="00740E18">
        <w:t>today the park is managed to</w:t>
      </w:r>
      <w:r w:rsidR="00740E18" w:rsidRPr="00A017CB">
        <w:rPr>
          <w:rFonts w:cstheme="minorHAnsi"/>
          <w:color w:val="202122"/>
          <w:shd w:val="clear" w:color="auto" w:fill="FFFFFF"/>
        </w:rPr>
        <w:t xml:space="preserve"> preserve </w:t>
      </w:r>
      <w:r w:rsidR="00740E18">
        <w:rPr>
          <w:rFonts w:cstheme="minorHAnsi"/>
          <w:color w:val="202122"/>
          <w:shd w:val="clear" w:color="auto" w:fill="FFFFFF"/>
        </w:rPr>
        <w:t xml:space="preserve">not only the historical battleground, but </w:t>
      </w:r>
      <w:r w:rsidR="00740E18" w:rsidRPr="00A017CB">
        <w:rPr>
          <w:rFonts w:cstheme="minorHAnsi"/>
          <w:color w:val="202122"/>
          <w:shd w:val="clear" w:color="auto" w:fill="FFFFFF"/>
        </w:rPr>
        <w:t xml:space="preserve">the </w:t>
      </w:r>
      <w:r w:rsidR="00740E18">
        <w:t>ecosystems</w:t>
      </w:r>
      <w:r w:rsidR="00740E18" w:rsidRPr="00A017CB">
        <w:rPr>
          <w:rFonts w:cstheme="minorHAnsi"/>
          <w:color w:val="202122"/>
          <w:shd w:val="clear" w:color="auto" w:fill="FFFFFF"/>
        </w:rPr>
        <w:t xml:space="preserve"> </w:t>
      </w:r>
      <w:r w:rsidR="00740E18">
        <w:rPr>
          <w:rFonts w:cstheme="minorHAnsi"/>
          <w:color w:val="202122"/>
          <w:shd w:val="clear" w:color="auto" w:fill="FFFFFF"/>
        </w:rPr>
        <w:t xml:space="preserve">and </w:t>
      </w:r>
      <w:r w:rsidR="00740E18" w:rsidRPr="00A017CB">
        <w:rPr>
          <w:rFonts w:cstheme="minorHAnsi"/>
          <w:color w:val="202122"/>
          <w:shd w:val="clear" w:color="auto" w:fill="FFFFFF"/>
        </w:rPr>
        <w:t>natural resources present in the surrounding area</w:t>
      </w:r>
      <w:r w:rsidR="00740E18">
        <w:rPr>
          <w:rFonts w:cstheme="minorHAnsi"/>
          <w:color w:val="202122"/>
          <w:shd w:val="clear" w:color="auto" w:fill="FFFFFF"/>
        </w:rPr>
        <w:t>. These</w:t>
      </w:r>
      <w:r w:rsidR="00740E18">
        <w:t xml:space="preserve"> include mature spruce-hemlock forests and </w:t>
      </w:r>
      <w:commentRangeStart w:id="32"/>
      <w:r w:rsidR="009056D1" w:rsidRPr="00A017CB">
        <w:rPr>
          <w:rFonts w:cstheme="minorHAnsi"/>
          <w:color w:val="202122"/>
          <w:u w:val="single"/>
          <w:shd w:val="clear" w:color="auto" w:fill="FFFFFF"/>
        </w:rPr>
        <w:t>K</w:t>
      </w:r>
      <w:r w:rsidR="009056D1" w:rsidRPr="00A017CB">
        <w:rPr>
          <w:rFonts w:cstheme="minorHAnsi"/>
          <w:color w:val="202122"/>
          <w:shd w:val="clear" w:color="auto" w:fill="FFFFFF"/>
        </w:rPr>
        <w:t xml:space="preserve">aasda Héen </w:t>
      </w:r>
      <w:r w:rsidR="0019013C">
        <w:rPr>
          <w:rFonts w:cstheme="minorHAnsi"/>
          <w:color w:val="202122"/>
          <w:shd w:val="clear" w:color="auto" w:fill="FFFFFF"/>
        </w:rPr>
        <w:t>or</w:t>
      </w:r>
      <w:r w:rsidR="009056D1">
        <w:rPr>
          <w:rFonts w:cstheme="minorHAnsi"/>
          <w:color w:val="202122"/>
          <w:shd w:val="clear" w:color="auto" w:fill="FFFFFF"/>
        </w:rPr>
        <w:t xml:space="preserve"> </w:t>
      </w:r>
      <w:r w:rsidR="00740E18">
        <w:t>Indian River, the main reach and intertidal area of which fall within park boundaries.</w:t>
      </w:r>
      <w:r w:rsidRPr="00A017CB">
        <w:rPr>
          <w:rFonts w:cstheme="minorHAnsi"/>
          <w:color w:val="202122"/>
          <w:shd w:val="clear" w:color="auto" w:fill="FFFFFF"/>
        </w:rPr>
        <w:t xml:space="preserve"> </w:t>
      </w:r>
      <w:r>
        <w:t>(National Park Service 2025</w:t>
      </w:r>
      <w:r w:rsidR="00C13D3C">
        <w:t>c</w:t>
      </w:r>
      <w:r>
        <w:t>)</w:t>
      </w:r>
      <w:r w:rsidRPr="00A017CB">
        <w:rPr>
          <w:rFonts w:cstheme="minorHAnsi"/>
          <w:color w:val="202122"/>
          <w:shd w:val="clear" w:color="auto" w:fill="FFFFFF"/>
        </w:rPr>
        <w:t>.</w:t>
      </w:r>
      <w:r w:rsidR="009056D1">
        <w:rPr>
          <w:rFonts w:cstheme="minorHAnsi"/>
          <w:color w:val="202122"/>
          <w:shd w:val="clear" w:color="auto" w:fill="FFFFFF"/>
        </w:rPr>
        <w:t xml:space="preserve"> </w:t>
      </w:r>
      <w:r w:rsidRPr="00A017CB">
        <w:rPr>
          <w:rFonts w:cstheme="minorHAnsi"/>
          <w:color w:val="202122"/>
          <w:shd w:val="clear" w:color="auto" w:fill="FFFFFF"/>
        </w:rPr>
        <w:t>Since time immemorial</w:t>
      </w:r>
      <w:r w:rsidR="009056D1">
        <w:rPr>
          <w:rFonts w:cstheme="minorHAnsi"/>
          <w:color w:val="202122"/>
          <w:shd w:val="clear" w:color="auto" w:fill="FFFFFF"/>
        </w:rPr>
        <w:t xml:space="preserve">, </w:t>
      </w:r>
      <w:r w:rsidRPr="00A017CB">
        <w:rPr>
          <w:rFonts w:cstheme="minorHAnsi"/>
          <w:color w:val="202122"/>
          <w:shd w:val="clear" w:color="auto" w:fill="FFFFFF"/>
        </w:rPr>
        <w:t xml:space="preserve">the Indian River </w:t>
      </w:r>
      <w:commentRangeEnd w:id="32"/>
      <w:r w:rsidR="009056D1" w:rsidRPr="00A017CB">
        <w:rPr>
          <w:rStyle w:val="CommentReference"/>
          <w:rFonts w:cstheme="minorHAnsi"/>
          <w:color w:val="202122"/>
          <w:sz w:val="24"/>
          <w:szCs w:val="24"/>
          <w:shd w:val="clear" w:color="auto" w:fill="FFFFFF"/>
        </w:rPr>
        <w:commentReference w:id="32"/>
      </w:r>
      <w:r w:rsidRPr="00A017CB">
        <w:rPr>
          <w:rFonts w:cstheme="minorHAnsi"/>
          <w:color w:val="202122"/>
          <w:shd w:val="clear" w:color="auto" w:fill="FFFFFF"/>
        </w:rPr>
        <w:t>has been the location of a fishing camp and harvesting site for the Kiks.ádi clan, and particularly valued for its close proximity to the clan’s winter villages, as well as for hosting runs of a variety of Pacific salmon species, including chum (</w:t>
      </w:r>
      <w:r w:rsidR="00303024" w:rsidRPr="00A017CB">
        <w:rPr>
          <w:i/>
          <w:iCs/>
        </w:rPr>
        <w:t>O</w:t>
      </w:r>
      <w:r w:rsidR="00303024">
        <w:rPr>
          <w:i/>
          <w:iCs/>
        </w:rPr>
        <w:t>.</w:t>
      </w:r>
      <w:r w:rsidR="00303024" w:rsidRPr="00A017CB">
        <w:rPr>
          <w:i/>
          <w:iCs/>
        </w:rPr>
        <w:t xml:space="preserve"> </w:t>
      </w:r>
      <w:r w:rsidRPr="00A017CB">
        <w:rPr>
          <w:i/>
          <w:iCs/>
        </w:rPr>
        <w:t>keta, T</w:t>
      </w:r>
      <w:r w:rsidRPr="00EB397D">
        <w:t>éel</w:t>
      </w:r>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L’ook), Chinook (</w:t>
      </w:r>
      <w:r w:rsidRPr="00A017CB">
        <w:rPr>
          <w:rFonts w:cstheme="minorHAnsi"/>
          <w:i/>
          <w:iCs/>
          <w:color w:val="202122"/>
          <w:shd w:val="clear" w:color="auto" w:fill="FFFFFF"/>
        </w:rPr>
        <w:t>O. tshawytscha</w:t>
      </w:r>
      <w:r w:rsidRPr="00A017CB">
        <w:rPr>
          <w:rFonts w:cstheme="minorHAnsi"/>
          <w:color w:val="202122"/>
          <w:shd w:val="clear" w:color="auto" w:fill="FFFFFF"/>
        </w:rPr>
        <w:t>, T’á), and pink salmon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w:t>
      </w:r>
      <w:r w:rsidR="009056D1">
        <w:rPr>
          <w:rFonts w:cstheme="minorHAnsi"/>
          <w:color w:val="202122"/>
          <w:shd w:val="clear" w:color="auto" w:fill="FFFFFF"/>
        </w:rPr>
        <w:t>After</w:t>
      </w:r>
      <w:r w:rsidR="009056D1" w:rsidRPr="00A017CB">
        <w:rPr>
          <w:rFonts w:cstheme="minorHAnsi"/>
          <w:color w:val="202122"/>
          <w:shd w:val="clear" w:color="auto" w:fill="FFFFFF"/>
        </w:rPr>
        <w:t xml:space="preserve"> </w:t>
      </w:r>
      <w:r w:rsidRPr="00A017CB">
        <w:rPr>
          <w:rFonts w:cstheme="minorHAnsi"/>
          <w:color w:val="202122"/>
          <w:shd w:val="clear" w:color="auto" w:fill="FFFFFF"/>
        </w:rPr>
        <w:t>hatch</w:t>
      </w:r>
      <w:r w:rsidR="009056D1">
        <w:rPr>
          <w:rFonts w:cstheme="minorHAnsi"/>
          <w:color w:val="202122"/>
          <w:shd w:val="clear" w:color="auto" w:fill="FFFFFF"/>
        </w:rPr>
        <w:t>ing</w:t>
      </w:r>
      <w:r w:rsidRPr="00A017CB">
        <w:rPr>
          <w:rFonts w:cstheme="minorHAnsi"/>
          <w:color w:val="202122"/>
          <w:shd w:val="clear" w:color="auto" w:fill="FFFFFF"/>
        </w:rPr>
        <w:t xml:space="preserve"> in the winter</w:t>
      </w:r>
      <w:r w:rsidR="009056D1">
        <w:rPr>
          <w:rFonts w:cstheme="minorHAnsi"/>
          <w:color w:val="202122"/>
          <w:shd w:val="clear" w:color="auto" w:fill="FFFFFF"/>
        </w:rPr>
        <w:t>,</w:t>
      </w:r>
      <w:r w:rsidRPr="00A017CB">
        <w:rPr>
          <w:rFonts w:cstheme="minorHAnsi"/>
          <w:color w:val="202122"/>
          <w:shd w:val="clear" w:color="auto" w:fill="FFFFFF"/>
        </w:rPr>
        <w:t xml:space="preserve"> </w:t>
      </w:r>
      <w:r>
        <w:t>juvenile</w:t>
      </w:r>
      <w:r w:rsidR="009056D1">
        <w:t xml:space="preserve"> pink salmon</w:t>
      </w:r>
      <w:r>
        <w:t xml:space="preserve"> immediately </w:t>
      </w:r>
      <w:r w:rsidRPr="00CD14B8">
        <w:t>enter the ocean</w:t>
      </w:r>
      <w:r w:rsidR="008D1BFB">
        <w:t xml:space="preserve"> in spring</w:t>
      </w:r>
      <w:r w:rsidRPr="00CD14B8">
        <w:t xml:space="preserve">, </w:t>
      </w:r>
      <w:r w:rsidR="008D1BFB">
        <w:t>making no use of freshwater as rearing habitat. A</w:t>
      </w:r>
      <w:r>
        <w:t xml:space="preserve">ll members of </w:t>
      </w:r>
      <w:r w:rsidR="008D1BFB">
        <w:t xml:space="preserve">the brood then </w:t>
      </w:r>
      <w:r w:rsidRPr="00CD14B8">
        <w:t>return to spawn</w:t>
      </w:r>
      <w:r>
        <w:t xml:space="preserve"> </w:t>
      </w:r>
      <w:r w:rsidR="004A1DBD">
        <w:t xml:space="preserve">in autumn of </w:t>
      </w:r>
      <w:r>
        <w:t xml:space="preserve">the following </w:t>
      </w:r>
      <w:r w:rsidR="004A1DBD">
        <w:t>year</w:t>
      </w:r>
      <w:r>
        <w:t xml:space="preserve"> at two years of age</w:t>
      </w:r>
      <w:r w:rsidRPr="00CD14B8">
        <w:t xml:space="preserve">. This leads to two </w:t>
      </w:r>
      <w:r w:rsidRPr="00CD14B8">
        <w:lastRenderedPageBreak/>
        <w:t xml:space="preserve">genetically distinct runs </w:t>
      </w:r>
      <w:r>
        <w:t xml:space="preserve">of salmon inhabiting the same stream </w:t>
      </w:r>
      <w:r w:rsidRPr="00CD14B8">
        <w:t>in even numbered and odd numbered years</w:t>
      </w:r>
      <w:r w:rsidR="008D1BFB">
        <w:t xml:space="preserve"> (Quinn 2018)</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t xml:space="preserve">year pink salmon </w:t>
      </w:r>
      <w:r>
        <w:t>r</w:t>
      </w:r>
      <w:r w:rsidRPr="00CD14B8">
        <w:t>uns that are approximately equal in abundance</w:t>
      </w:r>
      <w:r>
        <w:t xml:space="preserve"> (Alaska Department of Fish and Game 2024a)</w:t>
      </w:r>
      <w:r w:rsidRPr="00CD14B8">
        <w:t>.</w:t>
      </w:r>
    </w:p>
    <w:p w14:paraId="0CDB0A55" w14:textId="54D420C0" w:rsidR="00670218" w:rsidRDefault="00670218" w:rsidP="002B7623">
      <w:pPr>
        <w:spacing w:after="0" w:line="480" w:lineRule="auto"/>
        <w:ind w:firstLine="72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 xml:space="preserve">regularly exceeding 100,000 fish annually (Stopha 2015). High abundances of salmon are concerning to park managers because, particularly when occurring at the same time as low in-stream flows, high fish densities can impact the Indian River’s ability to sustain other resident fish species by crashing in-stream dissolved oxygen concentrations (Sergeant et al. 2023). High salmon densities are a naturally occurring phenomenon across the Pacific Rim, and incidences of high densities leading to low egg to fry survival and reduced recruitment or contributing to depleted in stream oxygen levels have been recorded </w:t>
      </w:r>
      <w:r w:rsidR="00E47684">
        <w:t xml:space="preserve">throughout southeast Alaska </w:t>
      </w:r>
      <w:r>
        <w:t xml:space="preserve">(Sergeant et al. 2017, Tillotson and Quinn 2017). </w:t>
      </w:r>
    </w:p>
    <w:p w14:paraId="012C3E04" w14:textId="4B4249E4" w:rsidR="00670218" w:rsidRDefault="00670218" w:rsidP="002B7623">
      <w:pPr>
        <w:spacing w:after="0" w:line="480" w:lineRule="auto"/>
        <w:ind w:firstLine="720"/>
      </w:pPr>
      <w:r>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(Stopha 2015). The college, </w:t>
      </w:r>
      <w:r w:rsidR="009A59EE">
        <w:t>initially “laid out as a kind of utopian experiment in assimilating Natives into ‘civilized’ Christian living”</w:t>
      </w:r>
      <w:r>
        <w:t xml:space="preserve">, was at its </w:t>
      </w:r>
      <w:r>
        <w:lastRenderedPageBreak/>
        <w:t xml:space="preserve">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This water is used to rear salmon fry, which imprint on its distinct chemical signature</w:t>
      </w:r>
      <w:r>
        <w:t>, and also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t xml:space="preserve">pink salmon at </w:t>
      </w:r>
      <w:r>
        <w:t xml:space="preserve">the Indian River (even years) and </w:t>
      </w:r>
      <w:r w:rsidRPr="00CD14B8">
        <w:t>nearby Starrigavan Creek</w:t>
      </w:r>
      <w:r>
        <w:t xml:space="preserve"> (odd years) (Stopha 2</w:t>
      </w:r>
      <w:r w:rsidR="0087408B">
        <w:t>01</w:t>
      </w:r>
      <w:r>
        <w:t>5).</w:t>
      </w:r>
    </w:p>
    <w:p w14:paraId="0107CA4D" w14:textId="5933CC80" w:rsidR="00A60972" w:rsidRDefault="00670218" w:rsidP="002B7623">
      <w:pPr>
        <w:spacing w:after="0" w:line="480" w:lineRule="auto"/>
        <w:ind w:firstLine="72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However, homing by salmon isn’t perfect, and in fact is likely an evolved trait that allows fish to colonize new habitats when they become suitable for spawning (Quinn 2018).  Straying, whereby a juvenile salmon 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(Figure </w:t>
      </w:r>
      <w:r w:rsidR="00A368FA">
        <w:t>1</w:t>
      </w:r>
      <w:r w:rsidR="00F8072F">
        <w:t>)</w:t>
      </w:r>
      <w:r>
        <w:t>.</w:t>
      </w:r>
      <w:r w:rsidR="00A60972">
        <w:t xml:space="preserve"> While</w:t>
      </w:r>
      <w:r w:rsidR="006F23FA">
        <w:t xml:space="preserve"> </w:t>
      </w:r>
      <w:r w:rsidR="00A60972">
        <w:t xml:space="preserve">it has been shown that </w:t>
      </w:r>
      <w:r w:rsidR="006F23FA">
        <w:t xml:space="preserve">both the </w:t>
      </w:r>
      <w:r w:rsidR="00A60972">
        <w:t>purposeful</w:t>
      </w:r>
      <w:r w:rsidR="006F23FA">
        <w:t xml:space="preserve"> and incidental</w:t>
      </w:r>
      <w:r w:rsidR="00A60972">
        <w:t xml:space="preserve"> </w:t>
      </w:r>
      <w:r w:rsidR="00A60972">
        <w:lastRenderedPageBreak/>
        <w:t>introduction of hatchery salmon into streams with native populations can contribute to increased abundances</w:t>
      </w:r>
      <w:r w:rsidR="00A60972">
        <w:t xml:space="preserve"> (</w:t>
      </w:r>
      <w:r w:rsidR="00267F5F">
        <w:t xml:space="preserve">Anderson et al. 2014, </w:t>
      </w:r>
      <w:r w:rsidR="006F23FA">
        <w:t>McMillan et al. 2023</w:t>
      </w:r>
      <w:r w:rsidR="009F55A2">
        <w:t>, May et al. 2024</w:t>
      </w:r>
      <w:r w:rsidR="00A60972">
        <w:t>).</w:t>
      </w:r>
      <w:r>
        <w:t xml:space="preserve"> </w:t>
      </w:r>
    </w:p>
    <w:p w14:paraId="3F008B98" w14:textId="252E6C91" w:rsidR="00670218" w:rsidRDefault="00670218" w:rsidP="002B7623">
      <w:pPr>
        <w:spacing w:after="0" w:line="480" w:lineRule="auto"/>
        <w:ind w:firstLine="720"/>
      </w:pPr>
      <w:r>
        <w:t xml:space="preserve">Hatchery-origin fish at Indian River can be distinguished from natural-origin fish because all pink salmon released by the hatchery are subject to a process called otolith marking, in which small carbonate bodies located in the inner ‘ears’ of fishes are marked with a distinct pattern. This pattern is produced during incubation, when salmon eggs are exposed to a carefully controlled regime of dry periods and periods submerged in water, leaving a pattern on the otoliths of each fish reflecting a specific hatchery of origin (Stopha 2015, Alaska Department of Fish and Game 2024b).  When salmon return to spawn as adults, biologists can collect these otoliths and determine whether the adult fish sampled in the Indian River are of hatchery or wild origin. Surveying efforts at Indian River have at times found stray pink salmon from Sheldon Jackson Hatchery making up one third of all individuals sampled in a given year. However, rates observed vary considerably, perhaps due to the time of year pink salmon are sampled, with some surveys observing rates of straying closer to 10% (Gende and Carter 2015). </w:t>
      </w:r>
    </w:p>
    <w:p w14:paraId="7CF7FB77" w14:textId="57244B80" w:rsidR="007F5330" w:rsidRDefault="00A368FA" w:rsidP="002B7623">
      <w:pPr>
        <w:spacing w:after="0" w:line="480" w:lineRule="auto"/>
        <w:ind w:firstLine="72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conducts regular monitoring of pink salmon ‘index streams’ throughout southeast Alaska for the primary purpose of managing the commercial fishery (index streams being specifically selected to reflect natural conditions and a lack of undue anthropogenic influences). </w:t>
      </w:r>
      <w:r>
        <w:lastRenderedPageBreak/>
        <w:t xml:space="preserve">This extensive monitoring effort provides a regional backdrop against which abundances observed at Indian River may be compared. </w:t>
      </w:r>
      <w:r w:rsidR="007F5330">
        <w:t xml:space="preserve">Between 1960 and 2023, pink salmon escapement has increased throughout what ADFG designates as the ‘Northern Southeast (Outside)’ region (in which the Indian River is located). The agency has recorded peak pink salmon escapement annually at 35 index streams in this region, as well as at Indian River, albeit with gaps in the time series. Along with other streams in the region, Indian River has seen an increase in peak escapement over the period of observation (Figure 2). However, this data alone does not provide sufficient evidence to conclude whether and to what extent Sheldon Jackson Hatchery has influenced pink salmon abundance at Indian River. </w:t>
      </w:r>
      <w:r w:rsidR="00DF38BD">
        <w:t xml:space="preserve">Understanding whether pink salmon at Indian River exist within a natural range of variation requires parsing this context. </w:t>
      </w:r>
      <w:r w:rsidR="007F5330">
        <w:t xml:space="preserve"> </w:t>
      </w:r>
    </w:p>
    <w:p w14:paraId="2AB6F4F6" w14:textId="48CD7686" w:rsidR="00BD7B83" w:rsidRDefault="00BD7B83" w:rsidP="002D76A3">
      <w:pPr>
        <w:spacing w:after="0" w:line="480" w:lineRule="auto"/>
      </w:pPr>
      <w:r>
        <w:tab/>
        <w:t xml:space="preserve">This research seeks to assess whether the abundances of pink salmon observed in recent decades at Indian River exist within a natural range of variation relative to pink salmon streams elsewhere in the region, and to evaluate if and to what extent Sheldon Jackson Hatchery operations have driven the increased abundances observed since 1980. If Indian River pink salmon abundances do not exist within a natural range of variation, then it follows that a model which specifies estimates Indian River abundance as separate from that of the wider region would fit the observed data significantly better than a model which estimates pink salmon abundance throughout the region and does not allow for the Indian River to be treated as separate. If the commencement (or 2010 expansion) of hatchery operations has significantly increased pink salmon population densities at Indian River, then this effect could be observed by specifying a model of hatchery operations which controls for both the effect of time period (pre- and post-commencement of operations) and the effect of treatment (considering Indian River </w:t>
      </w:r>
      <w:r>
        <w:lastRenderedPageBreak/>
        <w:t>the treated group). Finally, the impact of hatchery releases on Indian River abundances may be evaluated by specifying a model which allows for both peak escapement and hatchery releases in the previous brood year to influence the number of pink salmon returning to Indian River to spawn in the current brood year, with the size and significance of the effect of prior-year hatchery releases providing insight as to if and what influence the volume of hatchery releases has on wild abundance. Each of these approaches is discussed in greater detail in the following section.</w:t>
      </w:r>
    </w:p>
    <w:p w14:paraId="0016F865" w14:textId="77777777" w:rsidR="00670218" w:rsidRPr="000D7F29" w:rsidRDefault="00670218" w:rsidP="00612D9D">
      <w:pPr>
        <w:pStyle w:val="ListParagraph"/>
        <w:spacing w:after="0" w:line="480" w:lineRule="auto"/>
        <w:ind w:left="360"/>
        <w:rPr>
          <w:b/>
          <w:bCs/>
        </w:rPr>
      </w:pPr>
    </w:p>
    <w:p w14:paraId="0C43F25E" w14:textId="77777777" w:rsidR="00670218" w:rsidRDefault="00670218" w:rsidP="00A017CB">
      <w:pPr>
        <w:spacing w:after="0" w:line="480" w:lineRule="auto"/>
        <w:rPr>
          <w:b/>
          <w:bCs/>
          <w:u w:val="single"/>
        </w:rPr>
      </w:pPr>
      <w:r w:rsidRPr="00A017CB">
        <w:rPr>
          <w:b/>
          <w:bCs/>
          <w:u w:val="single"/>
        </w:rPr>
        <w:t>Methods</w:t>
      </w:r>
    </w:p>
    <w:p w14:paraId="6C5B3A0B" w14:textId="16916C3C" w:rsidR="00C64BF8" w:rsidRPr="00C64BF8" w:rsidRDefault="00C64BF8" w:rsidP="00A017CB">
      <w:pPr>
        <w:spacing w:after="0" w:line="480" w:lineRule="auto"/>
        <w:rPr>
          <w:b/>
          <w:bCs/>
        </w:rPr>
      </w:pPr>
      <w:r w:rsidRPr="00C64BF8">
        <w:rPr>
          <w:b/>
          <w:bCs/>
        </w:rPr>
        <w:t>Data</w:t>
      </w:r>
    </w:p>
    <w:p w14:paraId="31C0E635" w14:textId="52E0369E" w:rsidR="00670218" w:rsidRDefault="00670218" w:rsidP="00A017CB">
      <w:pPr>
        <w:spacing w:after="0" w:line="480" w:lineRule="auto"/>
      </w:pPr>
      <w:r>
        <w:t xml:space="preserve">ADFG conducts annual aerial surveys of approximately 700 streams in southeast Alaska to monitor pink salmon escapement commercial fisheries management (Van Alen 2000).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in the vicinity of Sitka and the Indian River along the ocean-facing coasts of 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 (A. Dupuis, ADFG, personal communication, August 19, 2024). </w:t>
      </w:r>
      <w:r w:rsidR="007C46E2">
        <w:t xml:space="preserve">In addition to these aerial surveys, SJH files annual reports </w:t>
      </w:r>
      <w:r w:rsidR="007C46E2">
        <w:lastRenderedPageBreak/>
        <w:t>with ADFG</w:t>
      </w:r>
      <w:r w:rsidR="007C46E2" w:rsidRPr="007C46E2">
        <w:t xml:space="preserve"> </w:t>
      </w:r>
      <w:r w:rsidR="007C46E2">
        <w:t>which include</w:t>
      </w:r>
      <w:r w:rsidR="007C46E2" w:rsidRPr="007C46E2">
        <w:t xml:space="preserve"> the number of salmon juveniles reared and released, the number of hatchery-raised adult salmon which survive the marine environment, the hatchery’s contributions to common property commercial fisheries (as well as sport and subsistence fisheries), and numbers of adult fish which return to the hatchery and are taken as cost recovery or as broodstock</w:t>
      </w:r>
      <w:r w:rsidR="007C003B">
        <w:t xml:space="preserve"> (L. Wilson, ADFG, personal communication, July 9, 2025)</w:t>
      </w:r>
      <w:r w:rsidR="007C46E2" w:rsidRPr="007C46E2">
        <w:t>.</w:t>
      </w:r>
    </w:p>
    <w:p w14:paraId="6730D5E4" w14:textId="0FEB8577" w:rsidR="004A1DBD" w:rsidRDefault="003542B1" w:rsidP="002B7623">
      <w:pPr>
        <w:spacing w:after="0" w:line="480" w:lineRule="auto"/>
        <w:ind w:firstLine="720"/>
      </w:pPr>
      <w:r>
        <w:t>Due to their life history</w:t>
      </w:r>
      <w:r w:rsidR="00B96F76">
        <w:t xml:space="preserve"> of immediately migrating into the ocean as juveniles</w:t>
      </w:r>
      <w:r>
        <w:t xml:space="preserve">, </w:t>
      </w:r>
      <w:r w:rsidR="008D1BFB">
        <w:t xml:space="preserve">the </w:t>
      </w:r>
      <w:r w:rsidR="00B96F76">
        <w:t>marine environment</w:t>
      </w:r>
      <w:r w:rsidR="008D1BFB">
        <w:t xml:space="preserve"> </w:t>
      </w:r>
      <w:r>
        <w:t xml:space="preserve">is </w:t>
      </w:r>
      <w:r w:rsidR="008D1BFB">
        <w:t xml:space="preserve">critical rearing habitat </w:t>
      </w:r>
      <w:r>
        <w:t>for pink salmon</w:t>
      </w:r>
      <w:r w:rsidR="006178EC">
        <w:t xml:space="preserve"> (</w:t>
      </w:r>
      <w:r w:rsidR="00723599">
        <w:t xml:space="preserve">Heard 1991). </w:t>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may go a long way towards explaining year-to-year variations in returning adults. The Pacific Decadal Oscillation, a recurring pattern of Northen Pacific sea surface temperature, has been shown to be robustly correlated with salmon production regimes off the coast of Alaska</w:t>
      </w:r>
      <w:r w:rsidR="00F26C13">
        <w:t xml:space="preserve"> (Mantua et al. 1997). As such, this research leverages data on ocean climate in the form of PDO as recorded by the US National Oceanic and Atmospheric Administration (NOAA).  </w:t>
      </w:r>
    </w:p>
    <w:p w14:paraId="4E0CE35B" w14:textId="1E19B084" w:rsidR="00F26C13" w:rsidRDefault="004327DF" w:rsidP="002B7623">
      <w:pPr>
        <w:spacing w:after="0" w:line="480" w:lineRule="auto"/>
        <w:ind w:firstLine="720"/>
      </w:pPr>
      <w:r>
        <w:t xml:space="preserve">Survey data used in this study covers the period from 1960 to 2023. </w:t>
      </w:r>
      <w:r w:rsidR="00670218">
        <w:t>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w:t>
      </w:r>
      <w:r w:rsidR="00097C72">
        <w:t>3</w:t>
      </w:r>
      <w:r w:rsidR="00670218">
        <w:t xml:space="preserve"> (n = </w:t>
      </w:r>
      <w:r w:rsidR="00097C72">
        <w:t>54</w:t>
      </w:r>
      <w:r w:rsidR="00670218">
        <w:t xml:space="preserve"> annual observations). </w:t>
      </w:r>
      <w:r w:rsidR="007C46E2">
        <w:t>Annual reports from Sheldon Jackson Hatchery</w:t>
      </w:r>
      <w:r w:rsidR="00223722">
        <w:t xml:space="preserve"> are available from 1975 onwards, commensurate with the </w:t>
      </w:r>
      <w:r w:rsidR="0087213E">
        <w:t xml:space="preserve">establishment of the </w:t>
      </w:r>
      <w:r w:rsidR="00223722">
        <w:t>hatchery.</w:t>
      </w:r>
      <w:r w:rsidR="00F26C13">
        <w:t xml:space="preserve"> </w:t>
      </w:r>
      <w:r w:rsidR="00321B88">
        <w:t>NOAA PDO data included in this research likewise covers the period from 1960 to 2023.</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7C8F46F5" w14:textId="0F3D1B0C" w:rsidR="002657D1" w:rsidRDefault="005C4DB8" w:rsidP="00C64BF8">
      <w:pPr>
        <w:spacing w:after="0" w:line="480" w:lineRule="auto"/>
      </w:pPr>
      <w:r>
        <w:t>In the above, observed data in a given time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is critical feature allows these models to be used determine how many true underlying states a set of observations represents,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w:t>
      </w:r>
      <w:r w:rsidR="00A43887">
        <w:lastRenderedPageBreak/>
        <w:t xml:space="preserve">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00336763">
        <w:t xml:space="preserve">The process equation connects time steps in state processes by estimating terms for both </w:t>
      </w:r>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43A5FE48" w14:textId="7A12324E" w:rsidR="00EF0488" w:rsidRDefault="00EF0488" w:rsidP="00EF0488">
      <w:pPr>
        <w:spacing w:after="0" w:line="480" w:lineRule="auto"/>
      </w:pPr>
      <w:r>
        <w:lastRenderedPageBreak/>
        <w:t>The first stage of this research attempt</w:t>
      </w:r>
      <w:r w:rsidR="007C003B">
        <w:t>s</w:t>
      </w:r>
      <w:r>
        <w:t xml:space="preserve"> to assess whether abundances of pink salmon observed at Indian River are consistent with those abundances seen elsewhere in the region, with no attention paid to the existence of the hatchery. This is accomplished 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Pr="003C6E79">
        <w:rPr>
          <w:i/>
          <w:iCs/>
        </w:rPr>
        <w:t>north southeast (outside)</w:t>
      </w:r>
      <w:r>
        <w:t xml:space="preserve"> index streams) to estimate one underlying state process of pink salmon abundance throughout the region. A comparison of how well each model fits the abundance data will either lend support to or undermine the notion that Indian River pink salmon abundances significantly differ from those observed elsewhere in the region throughout the study period. </w:t>
      </w:r>
    </w:p>
    <w:p w14:paraId="202321FB" w14:textId="71A7405B" w:rsidR="00670218" w:rsidRDefault="00FC2324" w:rsidP="00246989">
      <w:pPr>
        <w:spacing w:after="0" w:line="480" w:lineRule="auto"/>
        <w:ind w:firstLine="720"/>
      </w:pPr>
      <w:r>
        <w:t xml:space="preserve">Data is standardized at the stream level so that streams of varying available pink salmon habitat may be directly compared. </w:t>
      </w:r>
      <w:r w:rsidR="00670218">
        <w:t xml:space="preserve">These models include covariate controls for ocean climate and the observer of record for each time series observation (in </w:t>
      </w:r>
      <w:r w:rsidR="00670218" w:rsidRPr="003C6E79">
        <w:rPr>
          <w:i/>
          <w:iCs/>
        </w:rPr>
        <w:t>north southeast (outside)</w:t>
      </w:r>
      <w:r w:rsidR="00670218">
        <w:t xml:space="preserve"> index streams</w:t>
      </w:r>
      <w:r w:rsidR="007C003B">
        <w:t>,</w:t>
      </w:r>
      <w:r w:rsidR="00670218">
        <w:t xml:space="preserve"> the observer was recorded in 77% of observations, with the rest being assigned an unknown observer). The specification of </w:t>
      </w:r>
      <w:r w:rsidR="00670218" w:rsidRPr="00C64BF8">
        <w:rPr>
          <w:rFonts w:ascii="MathJax_Math-italic" w:eastAsia="Times New Roman" w:hAnsi="MathJax_Math-italic" w:cs="Times New Roman"/>
          <w:b/>
          <w:bCs/>
          <w:kern w:val="0"/>
          <w:sz w:val="26"/>
          <w:szCs w:val="26"/>
          <w:bdr w:val="none" w:sz="0" w:space="0" w:color="auto" w:frame="1"/>
          <w14:ligatures w14:val="none"/>
        </w:rPr>
        <w:t>Z</w:t>
      </w:r>
      <w:r w:rsidR="00670218">
        <w:t xml:space="preserve"> is of particular importance to this work, as it defines</w:t>
      </w:r>
      <w:r w:rsidR="00391B74">
        <w:t xml:space="preserve"> the number of underlying state processes a model estimates. A </w:t>
      </w:r>
      <w:r w:rsidR="00670218">
        <w:t>36</w:t>
      </w:r>
      <w:r w:rsidR="00391B74">
        <w:t xml:space="preserve"> </w:t>
      </w:r>
      <w:r w:rsidR="00670218">
        <w:t>x</w:t>
      </w:r>
      <w:r w:rsidR="00391B74">
        <w:t xml:space="preserve"> </w:t>
      </w:r>
      <w:r w:rsidR="00670218">
        <w:t xml:space="preserve">2 </w:t>
      </w:r>
      <w:r w:rsidR="00670218" w:rsidRPr="00C64BF8">
        <w:rPr>
          <w:rFonts w:ascii="MathJax_Math-italic" w:eastAsia="Times New Roman" w:hAnsi="MathJax_Math-italic" w:cs="Times New Roman"/>
          <w:b/>
          <w:bCs/>
          <w:kern w:val="0"/>
          <w:sz w:val="26"/>
          <w:szCs w:val="26"/>
          <w:bdr w:val="none" w:sz="0" w:space="0" w:color="auto" w:frame="1"/>
          <w14:ligatures w14:val="none"/>
        </w:rPr>
        <w:t>Z</w:t>
      </w:r>
      <w:r w:rsidR="00670218">
        <w:t xml:space="preserve"> matrix</w:t>
      </w:r>
      <w:r w:rsidR="00391B74">
        <w:t xml:space="preserve"> defines two underlying states being represented by 36 observations</w:t>
      </w:r>
      <w:r w:rsidR="00670218">
        <w:t xml:space="preserve">, </w:t>
      </w:r>
      <w:r w:rsidR="00391B74">
        <w:t xml:space="preserve">and </w:t>
      </w:r>
      <w:r w:rsidR="00246989">
        <w:t xml:space="preserve">may </w:t>
      </w:r>
      <w:r w:rsidR="00391B74">
        <w:t xml:space="preserve">be written to </w:t>
      </w:r>
      <w:r w:rsidR="00670218">
        <w:t>selec</w:t>
      </w:r>
      <w:r w:rsidR="00391B74">
        <w:t>t</w:t>
      </w:r>
      <w:r w:rsidR="00670218">
        <w:t xml:space="preserve"> the Indian River as representative of one state and all other streams in the sub-region as representative of a second state. </w:t>
      </w:r>
      <w:r w:rsidR="007C003B">
        <w:t>To</w:t>
      </w:r>
      <w:r w:rsidR="00391B74">
        <w:t xml:space="preserve"> specify a model in which all observations are representative of a single underlying state, </w:t>
      </w:r>
      <w:r w:rsidR="00391B74" w:rsidRPr="00C64BF8">
        <w:rPr>
          <w:rFonts w:ascii="MathJax_Math-italic" w:eastAsia="Times New Roman" w:hAnsi="MathJax_Math-italic" w:cs="Times New Roman"/>
          <w:b/>
          <w:bCs/>
          <w:kern w:val="0"/>
          <w:sz w:val="26"/>
          <w:szCs w:val="26"/>
          <w:bdr w:val="none" w:sz="0" w:space="0" w:color="auto" w:frame="1"/>
          <w14:ligatures w14:val="none"/>
        </w:rPr>
        <w:t>Z</w:t>
      </w:r>
      <w:r w:rsidR="00391B74">
        <w:t xml:space="preserve"> is defined as a 36 x 1</w:t>
      </w:r>
      <w:r w:rsidR="00E82478">
        <w:t xml:space="preserve"> column</w:t>
      </w:r>
      <w:r w:rsidR="00391B74">
        <w:t xml:space="preserve"> vector </w:t>
      </w:r>
      <w:r w:rsidR="00E82478">
        <w:t>of 1’s.</w:t>
      </w:r>
      <w:r w:rsidR="00391B74">
        <w:t xml:space="preserve"> </w:t>
      </w:r>
      <w:r w:rsidR="00670218">
        <w:t xml:space="preserve">No </w:t>
      </w:r>
      <w:r w:rsidR="00391B74">
        <w:t xml:space="preserve">offset is </w:t>
      </w:r>
      <w:r w:rsidR="00670218">
        <w:t xml:space="preserve">estimated for the observation process, but the model allows for distinct trends in both underlying states. </w:t>
      </w:r>
      <w:r w:rsidR="00670218">
        <w:lastRenderedPageBreak/>
        <w:t>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2C2328D8" w14:textId="1E7B3B00" w:rsidR="009D55B2" w:rsidRDefault="003C6E79" w:rsidP="003C6E79">
      <w:pPr>
        <w:spacing w:after="0" w:line="480" w:lineRule="auto"/>
        <w:ind w:firstLine="720"/>
      </w:pPr>
      <w:r>
        <w:t xml:space="preserve">Once fitted, this model estimates </w:t>
      </w:r>
      <w:r w:rsidR="00E82478">
        <w:t xml:space="preserve">either one or </w:t>
      </w:r>
      <w:r>
        <w:t>two</w:t>
      </w:r>
      <w:r w:rsidR="00E82478">
        <w:t xml:space="preserve"> </w:t>
      </w:r>
      <w:r>
        <w:t xml:space="preserve">underlying </w:t>
      </w:r>
      <w:r w:rsidR="00E82478">
        <w:t xml:space="preserve">state processes </w:t>
      </w:r>
      <w:r>
        <w:t xml:space="preserve">of pink salmon abundance, </w:t>
      </w:r>
      <w:r w:rsidR="00E82478">
        <w:t xml:space="preserve">depending on the specification of </w:t>
      </w:r>
      <w:r w:rsidR="00E82478" w:rsidRPr="00C64BF8">
        <w:rPr>
          <w:rFonts w:ascii="MathJax_Math-italic" w:eastAsia="Times New Roman" w:hAnsi="MathJax_Math-italic" w:cs="Times New Roman"/>
          <w:b/>
          <w:bCs/>
          <w:kern w:val="0"/>
          <w:sz w:val="26"/>
          <w:szCs w:val="26"/>
          <w:bdr w:val="none" w:sz="0" w:space="0" w:color="auto" w:frame="1"/>
          <w14:ligatures w14:val="none"/>
        </w:rPr>
        <w:t>Z</w:t>
      </w:r>
      <w:r w:rsidR="00E82478">
        <w:t xml:space="preserve">. In the two state model, </w:t>
      </w:r>
      <w:r>
        <w:t>one</w:t>
      </w:r>
      <w:r w:rsidR="00E82478">
        <w:t xml:space="preserve"> state</w:t>
      </w:r>
      <w:r>
        <w:t xml:space="preserve"> </w:t>
      </w:r>
      <w:r w:rsidR="007C003B">
        <w:t>represents</w:t>
      </w:r>
      <w:r>
        <w:t xml:space="preserve"> Indian River</w:t>
      </w:r>
      <w:r w:rsidR="007C003B">
        <w:t>,</w:t>
      </w:r>
      <w:r>
        <w:t xml:space="preserve"> </w:t>
      </w:r>
      <w:r w:rsidR="00E82478">
        <w:t>while</w:t>
      </w:r>
      <w:r>
        <w:t xml:space="preserve"> the other represent</w:t>
      </w:r>
      <w:r w:rsidR="00E82478">
        <w:t>s</w:t>
      </w:r>
      <w:r>
        <w:t xml:space="preserve"> a regional average state of pink salmon abundance in index streams (recall that index streams are selected by ADFG due to their not being heavily influenced by human activity). </w:t>
      </w:r>
      <w:r w:rsidR="00931642">
        <w:t>T</w:t>
      </w:r>
      <w:r w:rsidR="007C003B">
        <w:t>hese separate model specifications are compared for</w:t>
      </w:r>
      <w:r w:rsidR="00931642">
        <w:t xml:space="preserve"> goodness of</w:t>
      </w:r>
      <w:r w:rsidR="007C003B">
        <w:t xml:space="preserve"> fit using AICc</w:t>
      </w:r>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6BFF4266" w:rsidR="006E6B42" w:rsidRDefault="006E6B42" w:rsidP="006E6B42">
      <w:pPr>
        <w:spacing w:after="0" w:line="480" w:lineRule="auto"/>
      </w:pPr>
      <w:r>
        <w:tab/>
        <w:t xml:space="preserve">The above description of an approach comparing a one-state model to a two-state model as a means of determining whether pink salmon abundances at Indian River substantially differ from those observed elsewhere in the reason is made additionally complicated by the life history of pink salmon leading to the existence of genetically distinct populations in the same stream in even- and odd-year runs. This means that, in order to evaluate whether abundances at Indian River are exhibiting behaviors atypical of an equivalent pink salmon stream in the region, there are four models that must be fit. The first is the equivalent of the abstract two-state model, where for each run (even and odd) the underlying state process of pink salmon at Indian River is estimated separately from the underlying state of the wider region, meaning the model estimates four state processes total. Next, the equivalent of the abstract one-state model </w:t>
      </w:r>
      <w:r>
        <w:lastRenderedPageBreak/>
        <w:t xml:space="preserve">is specified such that, for each run, all 35 index streams and Indian River are treated as representative of one underlying state, leading to the model estimating two state processes total. There </w:t>
      </w:r>
      <w:r w:rsidR="006002FE">
        <w:t>are</w:t>
      </w:r>
      <w:r>
        <w:t xml:space="preserve"> two other important cases to consider. What if, due to some variation in the underlying genetics of each run, that odd-year runs at Indian River exhibit substantial variation in annual abundance from those of streams in the wider region, while even-runs at Indian River generally fall within the region’s natural range of variation, or vice versa? To evaluate these cases, two three-state models are specified, in which Indian River abundance is estimated separately for one run, while the other is included as part of the regional underlying state. Evaluation of model fit using AICc then determines which of these model structures most closely fits the observed data.</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77777777" w:rsidR="00060EB8" w:rsidRDefault="00060EB8" w:rsidP="00060EB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periods of SJH production: pre-1975 with no hatchery operations, 1975-2009 with low level operations, and post-2010 with high level operations (Stopha 2015). </w:t>
      </w:r>
    </w:p>
    <w:p w14:paraId="7F89A2B1" w14:textId="7C6A8D42" w:rsidR="00060EB8" w:rsidRDefault="00060EB8" w:rsidP="00BA6468">
      <w:pPr>
        <w:spacing w:after="0" w:line="480" w:lineRule="auto"/>
        <w:ind w:firstLine="720"/>
      </w:pPr>
      <w:r>
        <w:lastRenderedPageBreak/>
        <w:t>This research seeks to take advantage of these distinct time periods by utilizing a difference-in-difference (DD) framework. This quasi-experimental approach</w:t>
      </w:r>
      <w:r w:rsidR="00597FAB">
        <w:t xml:space="preserve"> is</w:t>
      </w:r>
      <w:r w:rsidR="0096153E">
        <w:t xml:space="preserve"> </w:t>
      </w:r>
      <w:r>
        <w:t xml:space="preserve">designed to assess the </w:t>
      </w:r>
      <w:r w:rsidR="00597FAB">
        <w:t>effect</w:t>
      </w:r>
      <w:r>
        <w:t xml:space="preserve"> of </w:t>
      </w:r>
      <w:r w:rsidR="00597FAB">
        <w:t>a treatment</w:t>
      </w:r>
      <w:r>
        <w:t xml:space="preserve"> (in this case the operations of SJH) on an outcome of interest (pink salmon abundance at Indian River)</w:t>
      </w:r>
      <w:r w:rsidR="00597FAB">
        <w:t xml:space="preserve"> and is commonly employed</w:t>
      </w:r>
      <w:r w:rsidR="0096153E">
        <w:t xml:space="preserve"> when </w:t>
      </w:r>
      <w:r w:rsidR="00597FAB">
        <w:t>evaluating</w:t>
      </w:r>
      <w:r w:rsidR="0096153E">
        <w:t xml:space="preserve"> the impact of </w:t>
      </w:r>
      <w:r w:rsidR="00597FAB">
        <w:t>an anthropogenic interventions</w:t>
      </w:r>
      <w:r w:rsidR="0096153E">
        <w:t xml:space="preserve"> on wild salmonid populations</w:t>
      </w:r>
      <w:r w:rsidR="00AC48BB">
        <w:t xml:space="preserve"> (</w:t>
      </w:r>
      <w:r w:rsidR="00734A33">
        <w:t xml:space="preserve">Levin and Tolimieri 2001, </w:t>
      </w:r>
      <w:r w:rsidR="00AC48BB">
        <w:t>Berejikian et al. 2025</w:t>
      </w:r>
      <w:r w:rsidR="00C02ADB">
        <w:t>, Pearsons and Hillman 2025</w:t>
      </w:r>
      <w:r w:rsidR="00AC48BB">
        <w:t>)</w:t>
      </w:r>
      <w:r>
        <w:t>. DD modeling compares a treatment group to a control group across two time periods, pre- and post- intervention. The general structure of a difference-in-difference model is as follows:</w:t>
      </w:r>
    </w:p>
    <w:p w14:paraId="5E336599" w14:textId="77777777" w:rsidR="00060EB8" w:rsidRDefault="00060EB8" w:rsidP="00060EB8">
      <w:pPr>
        <w:spacing w:after="0" w:line="480" w:lineRule="auto"/>
        <w:jc w:val="cente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treatment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74CD7DD0" w14:textId="77777777" w:rsidR="00060EB8" w:rsidRDefault="00060EB8" w:rsidP="00060EB8">
      <w:pPr>
        <w:spacing w:after="0" w:line="480" w:lineRule="auto"/>
      </w:pPr>
      <w:r>
        <w:t xml:space="preserve">In the above, </w:t>
      </w:r>
      <w:r w:rsidRPr="00C64BF8">
        <w:rPr>
          <w:rFonts w:ascii="MathJax_Math-italic" w:eastAsia="Times New Roman" w:hAnsi="MathJax_Math-italic" w:cs="Times New Roman"/>
          <w:kern w:val="0"/>
          <w:sz w:val="26"/>
          <w:szCs w:val="26"/>
          <w:bdr w:val="none" w:sz="0" w:space="0" w:color="auto" w:frame="1"/>
          <w14:ligatures w14:val="none"/>
        </w:rPr>
        <w:t>i</w:t>
      </w:r>
      <w:r>
        <w:t xml:space="preserve"> indexes whether an observation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part of the treatment group and equal to 0 otherwise. Similarly,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after treatment is applied, and equal to 0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xml:space="preserve">). Crucially, input data must cover both a control and treatment group, as well as time periods before and after the intervention of interest. It is important to note that in this case, and indeed in almost every application of DD modeling, true controls in the sense of those resulting from a randomized experimental design are unavailable. Instead, researchers must make do with treating what might be referred to as reference states as control groups. The assumption that these reference states are suitable proxies for randomized control </w:t>
      </w:r>
      <w:r>
        <w:lastRenderedPageBreak/>
        <w:t>groups, known as the parallel trends assumption, is bolstered through the application of event studies which evaluate whether trends in control and treatment groups are mathematically similar in the pre-treatment period (Cunningham 2021).</w:t>
      </w:r>
    </w:p>
    <w:p w14:paraId="28256842" w14:textId="1B0ACCFB" w:rsidR="00A2387C" w:rsidRDefault="00060EB8" w:rsidP="002B7623">
      <w:pPr>
        <w:spacing w:after="0" w:line="480" w:lineRule="auto"/>
        <w:ind w:firstLine="720"/>
      </w:pPr>
      <w:r>
        <w:t xml:space="preserve">This research applies a DD framework to MARSS models </w:t>
      </w:r>
      <w:r w:rsidR="004F779B">
        <w:t>to</w:t>
      </w:r>
      <w:r>
        <w:t xml:space="preserve"> once again control for observation error and to capture the autoregressive behavior of the underlying state processes. The indicator variables described above are</w:t>
      </w:r>
      <w:r w:rsidR="004F779B">
        <w:t xml:space="preserve"> represented in the MARSS framework with careful model specification and the</w:t>
      </w:r>
      <w:r>
        <w:t xml:space="preserve"> inclu</w:t>
      </w:r>
      <w:r w:rsidR="004F779B">
        <w:t>sion of</w:t>
      </w:r>
      <w:r>
        <w:t xml:space="preserve"> covariate data in the process equation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w:t>
      </w:r>
      <w:r w:rsidR="004F779B">
        <w:t>,</w:t>
      </w:r>
      <w:r>
        <w:t xml:space="preserve"> with </w:t>
      </w:r>
      <w:r w:rsidRPr="00344E76">
        <w:rPr>
          <w:rFonts w:ascii="MathJax_Math-italic" w:eastAsia="Times New Roman" w:hAnsi="MathJax_Math-italic" w:cs="Times New Roman"/>
          <w:b/>
          <w:bCs/>
          <w:kern w:val="0"/>
          <w:sz w:val="26"/>
          <w:szCs w:val="26"/>
          <w:bdr w:val="none" w:sz="0" w:space="0" w:color="auto" w:frame="1"/>
          <w14:ligatures w14:val="none"/>
        </w:rPr>
        <w:t>C</w:t>
      </w:r>
      <w:r>
        <w:t xml:space="preserve"> specified to capture the effects of interest. </w:t>
      </w:r>
      <w:r w:rsidR="004F779B">
        <w:t>Rather than include an indicator variable for treatment group (</w:t>
      </w:r>
      <w:r w:rsidR="004F779B" w:rsidRPr="00C64BF8">
        <w:rPr>
          <w:rFonts w:ascii="MathJax_Math-italic" w:eastAsia="Times New Roman" w:hAnsi="MathJax_Math-italic" w:cs="Times New Roman"/>
          <w:kern w:val="0"/>
          <w:sz w:val="26"/>
          <w:szCs w:val="26"/>
          <w:bdr w:val="none" w:sz="0" w:space="0" w:color="auto" w:frame="1"/>
          <w14:ligatures w14:val="none"/>
        </w:rPr>
        <w:t>β</w:t>
      </w:r>
      <w:r w:rsidR="004F779B" w:rsidRPr="00C64BF8">
        <w:rPr>
          <w:rFonts w:ascii="MathJax_Math-italic" w:eastAsia="Times New Roman" w:hAnsi="MathJax_Math-italic" w:cs="Times New Roman"/>
          <w:kern w:val="0"/>
          <w:sz w:val="26"/>
          <w:szCs w:val="26"/>
          <w:bdr w:val="none" w:sz="0" w:space="0" w:color="auto" w:frame="1"/>
          <w:vertAlign w:val="subscript"/>
          <w14:ligatures w14:val="none"/>
        </w:rPr>
        <w:t>1</w:t>
      </w:r>
      <w:r w:rsidR="004F779B">
        <w:t xml:space="preserve">), </w:t>
      </w:r>
      <w:r w:rsidR="004F779B" w:rsidRPr="00C64BF8">
        <w:rPr>
          <w:rFonts w:ascii="MathJax_Math-italic" w:eastAsia="Times New Roman" w:hAnsi="MathJax_Math-italic" w:cs="Times New Roman"/>
          <w:b/>
          <w:bCs/>
          <w:kern w:val="0"/>
          <w:sz w:val="26"/>
          <w:szCs w:val="26"/>
          <w:bdr w:val="none" w:sz="0" w:space="0" w:color="auto" w:frame="1"/>
          <w14:ligatures w14:val="none"/>
        </w:rPr>
        <w:t>Z</w:t>
      </w:r>
      <w:r w:rsidR="004F779B">
        <w:t xml:space="preserve"> is specified to allow the treatment group (observations at Indian River) to be estimated as a separate state from the control group (observations made at ADFG’s other </w:t>
      </w:r>
      <w:r w:rsidR="004F779B" w:rsidRPr="003C6E79">
        <w:rPr>
          <w:i/>
          <w:iCs/>
        </w:rPr>
        <w:t>north southeast (outside)</w:t>
      </w:r>
      <w:r w:rsidR="004F779B">
        <w:t xml:space="preserve"> index stream). Separate models consider two treatment periods: 1) t</w:t>
      </w:r>
      <w:r>
        <w:t xml:space="preserve">he period </w:t>
      </w:r>
      <w:r w:rsidR="004F779B">
        <w:t xml:space="preserve">related to the commencement of hatchery operations </w:t>
      </w:r>
      <w:r w:rsidR="005B7404">
        <w:t>(</w:t>
      </w:r>
      <w:r>
        <w:t>post-1980</w:t>
      </w:r>
      <w:r w:rsidR="005B7404">
        <w:t>)</w:t>
      </w:r>
      <w:r>
        <w:t xml:space="preserve">, </w:t>
      </w:r>
      <w:r w:rsidR="005B7404">
        <w:t>and 2) the period related to the expansion of permitted pink salmon production at SJH (p</w:t>
      </w:r>
      <w:r>
        <w:t>ost-2010</w:t>
      </w:r>
      <w:r w:rsidR="005B7404">
        <w:t>)</w:t>
      </w:r>
      <w:r>
        <w:t xml:space="preserve">. </w:t>
      </w:r>
      <w:r w:rsidR="00DF0566">
        <w:t>Because of the autoregressive character of state processes in MARSS models, an intervention occurring at a single time step can impact the time series many steps into the future. It is easy to imagine that a recurring intervention could impact the time series at multiple time steps, pushing it far from its original state</w:t>
      </w:r>
      <w:r w:rsidR="00D15E91">
        <w:t xml:space="preserve">. </w:t>
      </w:r>
      <w:r w:rsidR="006745B4">
        <w:t>However, i</w:t>
      </w:r>
      <w:r w:rsidR="00D15E91">
        <w:t xml:space="preserve">n </w:t>
      </w:r>
      <w:r w:rsidR="006745B4">
        <w:t>a</w:t>
      </w:r>
      <w:r w:rsidR="00D15E91">
        <w:t xml:space="preserve"> case </w:t>
      </w:r>
      <w:r w:rsidR="006745B4">
        <w:t xml:space="preserve">wherein a recurring intervention is driving the abundance of some natural population, there </w:t>
      </w:r>
      <w:r w:rsidR="000E5A64">
        <w:t>is likely to exist</w:t>
      </w:r>
      <w:r w:rsidR="006745B4">
        <w:t xml:space="preserve"> some upper limit beyond which the effect of an intervention would be detectable due to the carrying capacity of the ecosystem in which the population exists</w:t>
      </w:r>
      <w:r w:rsidR="000E5A64">
        <w:t xml:space="preserve"> (del Monte-Luna et al. 2004)</w:t>
      </w:r>
      <w:r w:rsidR="006745B4">
        <w:t xml:space="preserve">. </w:t>
      </w:r>
      <w:r w:rsidR="0086192A">
        <w:t>In order to thoroughly explore this possibilit</w:t>
      </w:r>
      <w:r w:rsidR="00AB15D6">
        <w:t>y</w:t>
      </w:r>
      <w:r w:rsidR="0086192A">
        <w:t xml:space="preserve">, </w:t>
      </w:r>
      <w:r w:rsidR="00AB15D6">
        <w:t>i</w:t>
      </w:r>
      <w:r w:rsidR="005B7404">
        <w:t>terations of covariate data related to treatment period (</w:t>
      </w:r>
      <w:r w:rsidR="005B7404" w:rsidRPr="00C64BF8">
        <w:rPr>
          <w:rFonts w:ascii="MathJax_Math-italic" w:eastAsia="Times New Roman" w:hAnsi="MathJax_Math-italic" w:cs="Times New Roman"/>
          <w:b/>
          <w:bCs/>
          <w:kern w:val="0"/>
          <w:sz w:val="26"/>
          <w:szCs w:val="26"/>
          <w:bdr w:val="none" w:sz="0" w:space="0" w:color="auto" w:frame="1"/>
          <w14:ligatures w14:val="none"/>
        </w:rPr>
        <w:t>c</w:t>
      </w:r>
      <w:r w:rsidR="005B7404"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5B7404">
        <w:t xml:space="preserve">) were constructed to </w:t>
      </w:r>
      <w:r w:rsidR="0086192A">
        <w:t>indicate</w:t>
      </w:r>
      <w:r w:rsidR="005B7404">
        <w:t xml:space="preserve"> </w:t>
      </w:r>
      <w:r w:rsidR="0086192A">
        <w:t xml:space="preserve">the occurrence of </w:t>
      </w:r>
      <w:r w:rsidR="005B7404">
        <w:t>treatment</w:t>
      </w:r>
      <w:r w:rsidR="0086192A">
        <w:t xml:space="preserve"> in any number of consecutive years following the initial application of </w:t>
      </w:r>
      <w:r w:rsidR="0086192A">
        <w:lastRenderedPageBreak/>
        <w:t>treatment</w:t>
      </w:r>
      <w:r w:rsidR="00AB15D6">
        <w:t xml:space="preserve">. </w:t>
      </w:r>
      <w:r w:rsidR="006F4BBF">
        <w:t>The comparison of m</w:t>
      </w:r>
      <w:r w:rsidR="00AB15D6">
        <w:t xml:space="preserve">ultiple specifications of </w:t>
      </w:r>
      <w:r w:rsidR="00AB15D6" w:rsidRPr="00344E76">
        <w:rPr>
          <w:rFonts w:ascii="MathJax_Math-italic" w:eastAsia="Times New Roman" w:hAnsi="MathJax_Math-italic" w:cs="Times New Roman"/>
          <w:b/>
          <w:bCs/>
          <w:kern w:val="0"/>
          <w:sz w:val="26"/>
          <w:szCs w:val="26"/>
          <w:bdr w:val="none" w:sz="0" w:space="0" w:color="auto" w:frame="1"/>
          <w14:ligatures w14:val="none"/>
        </w:rPr>
        <w:t>C</w:t>
      </w:r>
      <w:r w:rsidR="00AB15D6">
        <w:t xml:space="preserve"> capture</w:t>
      </w:r>
      <w:r w:rsidR="006F4BBF">
        <w:t>s</w:t>
      </w:r>
      <w:r w:rsidR="00AB15D6">
        <w:t xml:space="preserve"> </w:t>
      </w:r>
      <w:r w:rsidR="006F4BBF" w:rsidRPr="00C64BF8">
        <w:rPr>
          <w:rFonts w:ascii="MathJax_Math-italic" w:eastAsia="Times New Roman" w:hAnsi="MathJax_Math-italic" w:cs="Times New Roman"/>
          <w:kern w:val="0"/>
          <w:sz w:val="26"/>
          <w:szCs w:val="26"/>
          <w:bdr w:val="none" w:sz="0" w:space="0" w:color="auto" w:frame="1"/>
          <w14:ligatures w14:val="none"/>
        </w:rPr>
        <w:t>β</w:t>
      </w:r>
      <w:r w:rsidR="006F4BBF">
        <w:rPr>
          <w:rFonts w:ascii="MathJax_Math-italic" w:eastAsia="Times New Roman" w:hAnsi="MathJax_Math-italic" w:cs="Times New Roman"/>
          <w:kern w:val="0"/>
          <w:sz w:val="26"/>
          <w:szCs w:val="26"/>
          <w:bdr w:val="none" w:sz="0" w:space="0" w:color="auto" w:frame="1"/>
          <w:vertAlign w:val="subscript"/>
          <w14:ligatures w14:val="none"/>
        </w:rPr>
        <w:t>2</w:t>
      </w:r>
      <w:r w:rsidR="006F4BBF">
        <w:t xml:space="preserve"> and </w:t>
      </w:r>
      <w:r w:rsidR="006F4BBF" w:rsidRPr="00C64BF8">
        <w:rPr>
          <w:rFonts w:ascii="MathJax_Math-italic" w:eastAsia="Times New Roman" w:hAnsi="MathJax_Math-italic" w:cs="Times New Roman"/>
          <w:kern w:val="0"/>
          <w:sz w:val="26"/>
          <w:szCs w:val="26"/>
          <w:bdr w:val="none" w:sz="0" w:space="0" w:color="auto" w:frame="1"/>
          <w14:ligatures w14:val="none"/>
        </w:rPr>
        <w:t>β</w:t>
      </w:r>
      <w:r w:rsidR="006F4BBF" w:rsidRPr="00C64BF8">
        <w:rPr>
          <w:rFonts w:ascii="MathJax_Math-italic" w:eastAsia="Times New Roman" w:hAnsi="MathJax_Math-italic" w:cs="Times New Roman"/>
          <w:kern w:val="0"/>
          <w:sz w:val="26"/>
          <w:szCs w:val="26"/>
          <w:bdr w:val="none" w:sz="0" w:space="0" w:color="auto" w:frame="1"/>
          <w:vertAlign w:val="subscript"/>
          <w14:ligatures w14:val="none"/>
        </w:rPr>
        <w:t>3</w:t>
      </w:r>
      <w:r w:rsidR="006F4BBF">
        <w:t>. By comparing the fit of a model which allows separate effects for the treatment period to be estimated at Indian River and throughout the wider region, to the fit of a model which asserts one region wide effect of the treatment period, it can be determined whether some additional effect of treatment at Indian River exists beyond that of the treatment period throughout the study area. Finally, m</w:t>
      </w:r>
      <w:r>
        <w:t>odels are specified including additional covariates to further isolate the effect of interest, controlling for observer</w:t>
      </w:r>
      <w:r w:rsidR="005B7404">
        <w:t xml:space="preserve"> and</w:t>
      </w:r>
      <w:r>
        <w:t xml:space="preserve"> for </w:t>
      </w:r>
      <w:r w:rsidR="005B7404">
        <w:t xml:space="preserve">ocean climate via </w:t>
      </w:r>
      <w:r>
        <w:t>PDO. Th</w:t>
      </w:r>
      <w:r w:rsidR="006F4BBF">
        <w:t>is procedure leads to many</w:t>
      </w:r>
      <w:r>
        <w:t xml:space="preserve"> competing specifications</w:t>
      </w:r>
      <w:r w:rsidR="006F4BBF">
        <w:t>: 22 sets of covariate data (</w:t>
      </w:r>
      <w:r w:rsidR="006F4BBF" w:rsidRPr="00C64BF8">
        <w:rPr>
          <w:rFonts w:ascii="MathJax_Math-italic" w:eastAsia="Times New Roman" w:hAnsi="MathJax_Math-italic" w:cs="Times New Roman"/>
          <w:b/>
          <w:bCs/>
          <w:kern w:val="0"/>
          <w:sz w:val="26"/>
          <w:szCs w:val="26"/>
          <w:bdr w:val="none" w:sz="0" w:space="0" w:color="auto" w:frame="1"/>
          <w14:ligatures w14:val="none"/>
        </w:rPr>
        <w:t>c</w:t>
      </w:r>
      <w:r w:rsidR="006F4BBF"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F4BBF">
        <w:t xml:space="preserve">) in the post-1980 model which each must be evaluated against 2 competing </w:t>
      </w:r>
      <w:r w:rsidR="006F4BBF" w:rsidRPr="00344E76">
        <w:rPr>
          <w:rFonts w:ascii="MathJax_Math-italic" w:eastAsia="Times New Roman" w:hAnsi="MathJax_Math-italic" w:cs="Times New Roman"/>
          <w:b/>
          <w:bCs/>
          <w:kern w:val="0"/>
          <w:sz w:val="26"/>
          <w:szCs w:val="26"/>
          <w:bdr w:val="none" w:sz="0" w:space="0" w:color="auto" w:frame="1"/>
          <w14:ligatures w14:val="none"/>
        </w:rPr>
        <w:t>C</w:t>
      </w:r>
      <w:r>
        <w:t xml:space="preserve"> </w:t>
      </w:r>
      <w:r w:rsidR="006F4BBF">
        <w:t xml:space="preserve">matrices. These models are fit and then </w:t>
      </w:r>
      <w:r>
        <w:t>evaluated using AICc</w:t>
      </w:r>
      <w:r w:rsidR="006F4BBF">
        <w:t xml:space="preserve"> to determine which specification best describes the </w:t>
      </w:r>
      <w:r w:rsidR="004B21F9">
        <w:t>data</w:t>
      </w:r>
      <w:r>
        <w:t xml:space="preserve">. </w:t>
      </w:r>
    </w:p>
    <w:p w14:paraId="5A918DB5" w14:textId="726F0526" w:rsidR="002A4213" w:rsidRDefault="00060EB8" w:rsidP="002B7623">
      <w:pPr>
        <w:spacing w:after="0" w:line="480" w:lineRule="auto"/>
        <w:ind w:firstLine="720"/>
      </w:pPr>
      <w:r>
        <w:t>To ensure that the parallel trends assumption holds between treatment and control groups during the pre-treatment period, event studies are undertaken on the best fit models</w:t>
      </w:r>
      <w:r w:rsidR="002A4213">
        <w:t>. Simple linear models are structured to isolate the effect of Indian River on pink salmon abundances during pre-treatment periods, as illustrated below:</w:t>
      </w:r>
    </w:p>
    <w:p w14:paraId="1CF65058" w14:textId="77777777" w:rsidR="002A4213" w:rsidRDefault="002A4213" w:rsidP="002A4213">
      <w:pPr>
        <w:spacing w:after="0" w:line="480" w:lineRule="auto"/>
      </w:pPr>
    </w:p>
    <w:p w14:paraId="3074EF8D" w14:textId="77777777" w:rsidR="002A4213" w:rsidRPr="008F33A8" w:rsidRDefault="002A4213" w:rsidP="002A4213">
      <w:pPr>
        <w:spacing w:after="0" w:line="480" w:lineRule="auto"/>
        <w:jc w:val="center"/>
        <w:rPr>
          <w:rFonts w:ascii="Times New Roman" w:eastAsia="Times New Roman" w:hAnsi="Times New Roman" w:cs="Times New Roman"/>
          <w:kern w:val="0"/>
          <w:sz w:val="26"/>
          <w:szCs w:val="26"/>
          <w14:ligatures w14:val="none"/>
        </w:rP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1116B4D0" w14:textId="77777777" w:rsidR="002A4213" w:rsidRDefault="002A4213" w:rsidP="002A4213">
      <w:pPr>
        <w:spacing w:after="0" w:line="480" w:lineRule="auto"/>
      </w:pPr>
    </w:p>
    <w:p w14:paraId="32D3E6AE" w14:textId="65512B8F" w:rsidR="00060EB8" w:rsidRDefault="002A4213" w:rsidP="002A4213">
      <w:pPr>
        <w:spacing w:after="0" w:line="480" w:lineRule="auto"/>
      </w:pPr>
      <w:r>
        <w:t xml:space="preserve">Here, the variable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t xml:space="preserve">indicates </w:t>
      </w:r>
      <w:r w:rsidR="00672EBC">
        <w:t>whether</w:t>
      </w:r>
      <w:r>
        <w:t xml:space="preserve"> an observation was taken at Indian River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 River</w:t>
      </w:r>
      <w:r>
        <w:t xml:space="preserve"> = 1) or elsewhere in the </w:t>
      </w:r>
      <w:r w:rsidRPr="003C6E79">
        <w:rPr>
          <w:i/>
          <w:iCs/>
        </w:rPr>
        <w:t>north southeast (outside)</w:t>
      </w:r>
      <w:r>
        <w:t xml:space="preserve"> region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 River</w:t>
      </w:r>
      <w:r>
        <w:t xml:space="preserve"> = 0). If indeed treatment and control groups are similar during the pre-treatment period, then the effect of Indian River on pink salmon abundances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t>) should not be statistically significant. I</w:t>
      </w:r>
      <w:r w:rsidR="00060EB8">
        <w:t xml:space="preserve">f these </w:t>
      </w:r>
      <w:r w:rsidR="00060EB8">
        <w:lastRenderedPageBreak/>
        <w:t xml:space="preserve">groups significantly differ, a synthetic control group is constructed using a weighted average of untreated streams to match the Indian River’s pre-treatment trend. </w:t>
      </w:r>
    </w:p>
    <w:p w14:paraId="62C5440C" w14:textId="2553023A" w:rsidR="00060EB8" w:rsidRDefault="00060EB8" w:rsidP="002B7623">
      <w:pPr>
        <w:spacing w:after="0" w:line="480" w:lineRule="auto"/>
        <w:ind w:firstLine="720"/>
      </w:pPr>
      <w:r>
        <w:t>Parametric bootstrapping is employed on the best fit models to construct confidence intervals around the parameter estimates</w:t>
      </w:r>
      <w:r w:rsidR="00FB4201">
        <w:t xml:space="preserve"> of interest</w:t>
      </w:r>
      <w:r>
        <w:t>. A statistically significant estimate of</w:t>
      </w:r>
      <w:r w:rsidR="00FB4201">
        <w:t xml:space="preserve"> the treatment period at Indian River that differs from the effect observed throughout the region would imply</w:t>
      </w:r>
      <w:r>
        <w:t xml:space="preserve"> indicate that SJH operations are </w:t>
      </w:r>
      <w:r w:rsidR="00FB4201">
        <w:t>having some impact on pink salmon abundances.</w:t>
      </w:r>
      <w:r>
        <w:t xml:space="preserve"> However, even if an estimate is found to be statistically significant</w:t>
      </w:r>
      <w:r w:rsidR="00FB4201">
        <w:t xml:space="preserve"> and different to the effect of the treatment period observed at other streams in the region</w:t>
      </w:r>
      <w:r>
        <w:t xml:space="preserve">, the size of the effect must also be considered, as even a significant effect may not be responsible for a large impact on salmon abundance. </w:t>
      </w:r>
    </w:p>
    <w:p w14:paraId="498878BE" w14:textId="77777777" w:rsidR="00670218" w:rsidRDefault="00670218" w:rsidP="00612D9D">
      <w:pPr>
        <w:pStyle w:val="ListParagraph"/>
        <w:spacing w:after="0" w:line="480" w:lineRule="auto"/>
        <w:ind w:left="360"/>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7AD82FAA" w:rsidR="00F4350E" w:rsidRDefault="004B019B" w:rsidP="00C64BF8">
      <w:pPr>
        <w:spacing w:after="0" w:line="480" w:lineRule="auto"/>
      </w:pPr>
      <w:r>
        <w:t>Finally</w:t>
      </w:r>
      <w:r w:rsidR="00670218">
        <w:t xml:space="preserve">, </w:t>
      </w:r>
      <w:r w:rsidR="00060EB8">
        <w:t>this research</w:t>
      </w:r>
      <w:r w:rsidR="00670218">
        <w:t xml:space="preserve"> focus</w:t>
      </w:r>
      <w:r w:rsidR="00060EB8">
        <w:t>es</w:t>
      </w:r>
      <w:r w:rsidR="00670218">
        <w:t xml:space="preserve"> on the effect of the number of fish released by the hatchery each year. While scarcity of available stray rate data makes a direct analysis of the impacts of straying impossible,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w:t>
      </w:r>
      <w:commentRangeStart w:id="33"/>
      <w:commentRangeStart w:id="34"/>
      <w:commentRangeStart w:id="35"/>
      <w:commentRangeStart w:id="36"/>
      <w:r w:rsidR="00670218">
        <w:t xml:space="preserve">It is important to consider the effect of straying both to and from Indian River, as both would influence the abundances observed in stream. </w:t>
      </w:r>
      <w:commentRangeEnd w:id="35"/>
      <w:r w:rsidR="00205B63">
        <w:rPr>
          <w:rStyle w:val="CommentReference"/>
          <w:sz w:val="24"/>
          <w:szCs w:val="24"/>
        </w:rPr>
        <w:commentReference w:id="35"/>
      </w:r>
      <w:commentRangeEnd w:id="36"/>
      <w:r w:rsidR="00F275C7">
        <w:rPr>
          <w:rStyle w:val="CommentReference"/>
          <w:sz w:val="24"/>
          <w:szCs w:val="24"/>
        </w:rPr>
        <w:commentReference w:id="36"/>
      </w:r>
      <w:r w:rsidR="00670218">
        <w:t xml:space="preserve">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w:t>
      </w:r>
      <w:r w:rsidR="00670218">
        <w:lastRenderedPageBreak/>
        <w:t>percent increases from one time step to the next.</w:t>
      </w:r>
      <w:commentRangeEnd w:id="33"/>
      <w:r w:rsidR="009B5B49">
        <w:rPr>
          <w:rStyle w:val="CommentReference"/>
          <w:sz w:val="24"/>
          <w:szCs w:val="24"/>
        </w:rPr>
        <w:commentReference w:id="33"/>
      </w:r>
      <w:commentRangeEnd w:id="34"/>
      <w:r w:rsidR="00F275C7">
        <w:rPr>
          <w:rStyle w:val="CommentReference"/>
          <w:sz w:val="24"/>
          <w:szCs w:val="24"/>
        </w:rPr>
        <w:commentReference w:id="34"/>
      </w:r>
      <w:r w:rsidR="00670218">
        <w:t xml:space="preserve"> </w:t>
      </w:r>
      <w:r w:rsidR="005B1CFB">
        <w:t>Parametric bootstrapping is employed to construct confidence intervals around these parameter estimates.</w:t>
      </w:r>
    </w:p>
    <w:p w14:paraId="2090CCA8" w14:textId="49FD9BC2" w:rsidR="00670218" w:rsidRDefault="00741B88" w:rsidP="002B7623">
      <w:pPr>
        <w:spacing w:after="0" w:line="480" w:lineRule="auto"/>
        <w:ind w:firstLine="720"/>
      </w:pPr>
      <w:r>
        <w:t xml:space="preserve">The state of the hatchery must also be considered, as regardless of the previous brood year’s returns, the hatchery will release a number of smolts which is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hatchery returners in the current year (</w:t>
      </w:r>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1D32533F" w14:textId="77777777" w:rsidR="00741B88" w:rsidRDefault="00741B88" w:rsidP="00C64BF8">
      <w:pPr>
        <w:spacing w:after="0" w:line="480" w:lineRule="auto"/>
      </w:pP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9"/>
                    <a:stretch>
                      <a:fillRect/>
                    </a:stretch>
                  </pic:blipFill>
                  <pic:spPr>
                    <a:xfrm>
                      <a:off x="0" y="0"/>
                      <a:ext cx="3791145" cy="419122"/>
                    </a:xfrm>
                    <a:prstGeom prst="rect">
                      <a:avLst/>
                    </a:prstGeom>
                  </pic:spPr>
                </pic:pic>
              </a:graphicData>
            </a:graphic>
          </wp:inline>
        </w:drawing>
      </w:r>
    </w:p>
    <w:p w14:paraId="5AC17653" w14:textId="77777777" w:rsidR="00670218" w:rsidRDefault="00670218" w:rsidP="00612D9D">
      <w:pPr>
        <w:pStyle w:val="ListParagraph"/>
        <w:spacing w:after="0" w:line="480" w:lineRule="auto"/>
        <w:ind w:left="360"/>
      </w:pPr>
    </w:p>
    <w:p w14:paraId="4AE546A3" w14:textId="00CF08DD" w:rsidR="00670218" w:rsidRDefault="00670218" w:rsidP="00C64BF8">
      <w:pPr>
        <w:spacing w:after="0" w:line="480" w:lineRule="auto"/>
      </w:pPr>
      <w:r>
        <w:t xml:space="preserve">Of particular interest </w:t>
      </w:r>
      <w:r w:rsidR="00E65F33">
        <w:t>is the</w:t>
      </w:r>
      <w:r>
        <w:t xml:space="preserv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p>
    <w:p w14:paraId="7FCF4F38" w14:textId="77777777" w:rsidR="00670218" w:rsidRDefault="00670218" w:rsidP="00612D9D">
      <w:pPr>
        <w:spacing w:after="0" w:line="480" w:lineRule="auto"/>
      </w:pPr>
    </w:p>
    <w:p w14:paraId="4F1F1CCA" w14:textId="77777777" w:rsidR="00670218" w:rsidRPr="008C144E" w:rsidRDefault="00670218" w:rsidP="008C144E">
      <w:pPr>
        <w:spacing w:after="0" w:line="480" w:lineRule="auto"/>
        <w:rPr>
          <w:b/>
          <w:bCs/>
          <w:u w:val="single"/>
        </w:rPr>
      </w:pPr>
      <w:bookmarkStart w:id="37" w:name="_Hlk201668133"/>
      <w:r w:rsidRPr="008C144E">
        <w:rPr>
          <w:b/>
          <w:bCs/>
          <w:u w:val="single"/>
        </w:rPr>
        <w:t>Results</w:t>
      </w:r>
    </w:p>
    <w:p w14:paraId="21BB6878" w14:textId="77777777" w:rsidR="00F4350E" w:rsidRDefault="00F4350E" w:rsidP="00F4350E">
      <w:pPr>
        <w:spacing w:after="0" w:line="480" w:lineRule="auto"/>
        <w:rPr>
          <w:b/>
          <w:bCs/>
        </w:rPr>
      </w:pPr>
      <w:r w:rsidRPr="00C64BF8">
        <w:rPr>
          <w:b/>
          <w:bCs/>
        </w:rPr>
        <w:lastRenderedPageBreak/>
        <w:t>Regional Abundance</w:t>
      </w:r>
    </w:p>
    <w:p w14:paraId="03F45F5B" w14:textId="0C23291B" w:rsidR="00C3066D" w:rsidRDefault="007635F3" w:rsidP="00F4350E">
      <w:pPr>
        <w:spacing w:after="0" w:line="480" w:lineRule="auto"/>
      </w:pPr>
      <w:r>
        <w:t>For both even- and odd-year runs</w:t>
      </w:r>
      <w:commentRangeStart w:id="38"/>
      <w:commentRangeStart w:id="39"/>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w:t>
      </w:r>
      <w:commentRangeStart w:id="40"/>
      <w:r w:rsidR="00837571">
        <w:t>regional average</w:t>
      </w:r>
      <w:commentRangeEnd w:id="40"/>
      <w:r w:rsidR="00837571">
        <w:rPr>
          <w:rStyle w:val="CommentReference"/>
          <w:sz w:val="24"/>
          <w:szCs w:val="24"/>
        </w:rPr>
        <w:commentReference w:id="40"/>
      </w:r>
      <w:r w:rsidR="00837571">
        <w:t>, while odd-year Indian River abundance in 1961 was estimated to be 1.326 standard deviations lower</w:t>
      </w:r>
      <w:r w:rsidR="00C3066D">
        <w:t>. Over the course of the time series, Indian River abundances for both runs “catch-up” to what would be expected of an average pink salmon index stream</w:t>
      </w:r>
      <w:r w:rsidR="001A405D">
        <w:t xml:space="preserve">, although odd-year Indian River runs take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runs are closely aligned with the average index stream, exceeding the average in some years and falling short in others, but in either case not by an amount that appears drastic when visually appraised</w:t>
      </w:r>
      <w:r>
        <w:t xml:space="preserve"> (Figure 3)</w:t>
      </w:r>
      <w:r w:rsidR="001A405D">
        <w:t>.</w:t>
      </w:r>
      <w:commentRangeEnd w:id="38"/>
      <w:r w:rsidR="009C0B82">
        <w:rPr>
          <w:rStyle w:val="CommentReference"/>
          <w:sz w:val="24"/>
          <w:szCs w:val="24"/>
        </w:rPr>
        <w:commentReference w:id="38"/>
      </w:r>
      <w:commentRangeEnd w:id="39"/>
      <w:r w:rsidR="00F9527E">
        <w:rPr>
          <w:rStyle w:val="CommentReference"/>
          <w:sz w:val="24"/>
          <w:szCs w:val="24"/>
        </w:rPr>
        <w:commentReference w:id="39"/>
      </w:r>
    </w:p>
    <w:p w14:paraId="09E780EF" w14:textId="511D4277" w:rsidR="00FC2324" w:rsidRPr="00C3066D" w:rsidRDefault="006A0FFE" w:rsidP="00A2387C">
      <w:pPr>
        <w:spacing w:after="0" w:line="480" w:lineRule="auto"/>
      </w:pPr>
      <w:r>
        <w:tab/>
      </w:r>
      <w:r w:rsidR="007635F3">
        <w:t>P</w:t>
      </w:r>
      <w:r>
        <w:t>ink salmon abundances observed in recent years at Indian River</w:t>
      </w:r>
      <w:r w:rsidR="008D3168">
        <w:t xml:space="preserve"> do not seem to </w:t>
      </w:r>
      <w:r w:rsidR="001B7645">
        <w:t xml:space="preserve">deviate wildly from the </w:t>
      </w:r>
      <w:commentRangeStart w:id="41"/>
      <w:r w:rsidR="001B7645">
        <w:t>regional average</w:t>
      </w:r>
      <w:commentRangeEnd w:id="41"/>
      <w:r w:rsidR="00AF5677">
        <w:rPr>
          <w:rStyle w:val="CommentReference"/>
          <w:sz w:val="24"/>
          <w:szCs w:val="24"/>
        </w:rPr>
        <w:commentReference w:id="41"/>
      </w:r>
      <w:r>
        <w:t xml:space="preserve">. However, plotting these time series is not enough to conclusively state that abundances at Indian River do not differ from those that would be expected of an average pink salmon index stream in the region in a statistically significant way. </w:t>
      </w:r>
      <w:del w:id="42" w:author="Brian McGreal" w:date="2026-03-30T12:29:00Z" w16du:dateUtc="2026-03-30T19:29:00Z">
        <w:r w:rsidR="00B50797" w:rsidDel="002A4213">
          <w:delText xml:space="preserve"> </w:delText>
        </w:r>
      </w:del>
      <w:r w:rsidR="001B7645">
        <w:t xml:space="preserve">Models specified to allow the estimation of different underlying states are compared for best fit (Table 1). The best fit model allows includes a separate underlying state of Indian River pink salmon abundance in odd years, while estimating a single underlying state of pink salmon abundance throughout the region (including Indian River) in even years. </w:t>
      </w:r>
      <w:r w:rsidR="00112BBF">
        <w:t>Due to the difference in AICc of 12.916 between this model and t</w:t>
      </w:r>
      <w:r w:rsidR="001B7645">
        <w:t>he model with the second best fit</w:t>
      </w:r>
      <w:r w:rsidR="00112BBF">
        <w:t xml:space="preserve"> (which</w:t>
      </w:r>
      <w:r w:rsidR="001B7645">
        <w:t xml:space="preserve"> allows for both even- and odd-year Indian River pink salmon abundance to be estimated as separate from regional abundances</w:t>
      </w:r>
      <w:r w:rsidR="00112BBF">
        <w:t xml:space="preserve">) means that, given the available data, this model can be said to be best </w:t>
      </w:r>
      <w:r w:rsidR="00112BBF">
        <w:lastRenderedPageBreak/>
        <w:t xml:space="preserve">with 99.84% confidence </w:t>
      </w:r>
      <w:r w:rsidR="00AF5677">
        <w:t>(Mazerolle 2006).</w:t>
      </w:r>
      <w:r w:rsidR="00112BBF">
        <w:t xml:space="preserve"> Model specifications which estimated a single state of odd-year pink salmon abundance throughout the region performed abysmally by this standard, with infinitesimally 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r w:rsidR="00AE03EE">
        <w:t xml:space="preserve">differ significantly. It is important to note that this difference may be </w:t>
      </w:r>
      <w:r w:rsidR="00112BBF">
        <w:t xml:space="preserve">may be due to the large differences between </w:t>
      </w:r>
      <w:r w:rsidR="00AE03EE">
        <w:t xml:space="preserve">odd year </w:t>
      </w:r>
      <w:r w:rsidR="00112BBF">
        <w:t xml:space="preserve">time series observed </w:t>
      </w:r>
      <w:r w:rsidR="00AE03EE">
        <w:t>in the first 30 years of the study period (Figure 3), which could suggest that SJH releases may not be a primary driver of this disparity</w:t>
      </w:r>
      <w:r w:rsidR="00112BBF">
        <w:t>.</w:t>
      </w:r>
    </w:p>
    <w:p w14:paraId="737A3141" w14:textId="77777777" w:rsidR="00C3066D" w:rsidRDefault="00C3066D" w:rsidP="00F4350E">
      <w:pPr>
        <w:spacing w:after="0" w:line="480" w:lineRule="auto"/>
        <w:rPr>
          <w:b/>
          <w:bCs/>
        </w:rPr>
      </w:pPr>
    </w:p>
    <w:p w14:paraId="146C7F99" w14:textId="50623083" w:rsidR="00F4350E" w:rsidRDefault="00F4350E" w:rsidP="00F4350E">
      <w:pPr>
        <w:spacing w:after="0" w:line="480" w:lineRule="auto"/>
        <w:rPr>
          <w:b/>
          <w:bCs/>
        </w:rPr>
      </w:pPr>
      <w:r w:rsidRPr="00C64BF8">
        <w:rPr>
          <w:b/>
          <w:bCs/>
        </w:rPr>
        <w:t>Effect of Hatchery Operations</w:t>
      </w:r>
    </w:p>
    <w:p w14:paraId="5BF7CC99" w14:textId="09F09387" w:rsidR="007B0F67" w:rsidRDefault="00672EBC" w:rsidP="003D1E65">
      <w:pPr>
        <w:spacing w:after="0" w:line="480" w:lineRule="auto"/>
      </w:pPr>
      <w:r>
        <w:t xml:space="preserve">Separate </w:t>
      </w:r>
      <w:r w:rsidR="00FE133B">
        <w:t>difference-in-difference</w:t>
      </w:r>
      <w:r>
        <w:t xml:space="preserve"> models were fit for </w:t>
      </w:r>
      <w:r w:rsidR="00FE133B">
        <w:t xml:space="preserve">the post-1980 and post-2010 treatment periods. </w:t>
      </w:r>
      <w:r w:rsidR="001370D1">
        <w:t xml:space="preserve">In both cases and for both even- and odd-year runs, AICc comparisons of various model specifications </w:t>
      </w:r>
      <w:r w:rsidR="003042E8">
        <w:t xml:space="preserve">find </w:t>
      </w:r>
      <w:r w:rsidR="001370D1">
        <w:t>that models</w:t>
      </w:r>
      <w:r w:rsidR="003042E8">
        <w:t xml:space="preserve"> which </w:t>
      </w:r>
      <w:r w:rsidR="001370D1">
        <w:t xml:space="preserve">do not treat Indian River as a separate state from the greater region are best fit, implying that no significant effect of either the commencement or expansion of hatchery operations is observable at Indian River. For both models, multiple specifications of </w:t>
      </w:r>
      <w:r w:rsidR="001370D1" w:rsidRPr="00C64BF8">
        <w:rPr>
          <w:rFonts w:ascii="MathJax_Math-italic" w:eastAsia="Times New Roman" w:hAnsi="MathJax_Math-italic" w:cs="Times New Roman"/>
          <w:b/>
          <w:bCs/>
          <w:kern w:val="0"/>
          <w:sz w:val="26"/>
          <w:szCs w:val="26"/>
          <w:bdr w:val="none" w:sz="0" w:space="0" w:color="auto" w:frame="1"/>
          <w14:ligatures w14:val="none"/>
        </w:rPr>
        <w:t>c</w:t>
      </w:r>
      <w:r w:rsidR="001370D1"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1370D1">
        <w:t xml:space="preserve"> fell within 2 AICc of the best fit model, but of these the vast majority featured </w:t>
      </w:r>
      <w:r w:rsidR="001370D1" w:rsidRPr="00C64BF8">
        <w:rPr>
          <w:rFonts w:ascii="MathJax_Math-italic" w:eastAsia="Times New Roman" w:hAnsi="MathJax_Math-italic" w:cs="Times New Roman"/>
          <w:b/>
          <w:bCs/>
          <w:kern w:val="0"/>
          <w:sz w:val="26"/>
          <w:szCs w:val="26"/>
          <w:bdr w:val="none" w:sz="0" w:space="0" w:color="auto" w:frame="1"/>
          <w14:ligatures w14:val="none"/>
        </w:rPr>
        <w:t>Z</w:t>
      </w:r>
      <w:r w:rsidR="001370D1">
        <w:t xml:space="preserve"> matrices structured </w:t>
      </w:r>
      <w:r w:rsidR="00875B91">
        <w:t xml:space="preserve">to not distinguish Indian River as a separate state. For the post-1980 model, this is true for 43 of 46 models in which </w:t>
      </w:r>
      <w:r w:rsidR="00875B91">
        <w:rPr>
          <w:rFonts w:cstheme="minorHAnsi"/>
        </w:rPr>
        <w:t>Δ</w:t>
      </w:r>
      <w:r w:rsidR="00875B91">
        <w:t xml:space="preserve">AICc &lt; 2, and for the post-2010 model this is true for all models within 2 AICc of the best fit model. </w:t>
      </w:r>
      <w:r w:rsidR="003B7704">
        <w:t>While there may be some general effect of the post-treatment period in both cases, an impact of SJH operations is not apparent in either case.</w:t>
      </w:r>
    </w:p>
    <w:p w14:paraId="19FCCE81" w14:textId="6F798663" w:rsidR="003D1E65" w:rsidRDefault="003B7704" w:rsidP="007B0F67">
      <w:pPr>
        <w:spacing w:after="0" w:line="480" w:lineRule="auto"/>
        <w:ind w:firstLine="720"/>
      </w:pPr>
      <w:r>
        <w:lastRenderedPageBreak/>
        <w:t>T</w:t>
      </w:r>
      <w:r w:rsidR="007B0F67">
        <w:t>he</w:t>
      </w:r>
      <w:r w:rsidR="00BB24CA">
        <w:t xml:space="preserve"> </w:t>
      </w:r>
      <w:r w:rsidR="003D1E65">
        <w:t>parallel trends assumption</w:t>
      </w:r>
      <w:r w:rsidR="007B0F67">
        <w:t xml:space="preserve"> </w:t>
      </w:r>
      <w:r>
        <w:t xml:space="preserve">was </w:t>
      </w:r>
      <w:r w:rsidR="007B0F67">
        <w:t xml:space="preserve">evaluated </w:t>
      </w:r>
      <w:r>
        <w:t>for each of these treatments in the pre-treatment period</w:t>
      </w:r>
      <w:r w:rsidR="00BB24CA">
        <w:t xml:space="preserve">. </w:t>
      </w:r>
      <w:r w:rsidR="003D1E65">
        <w:t xml:space="preserve">For both odd- and even-year runs, pink salmon abundances at Indian River do not differ significantly from those observed in either pre-treatment period elsewhere in the region (Figure 4), meaning that the parallel trends assumption holds in all cases and there </w:t>
      </w:r>
      <w:r w:rsidR="00BD3740">
        <w:t>was</w:t>
      </w:r>
      <w:r w:rsidR="003D1E65">
        <w:t xml:space="preserve"> no need to construct synthetic control groups.</w:t>
      </w:r>
    </w:p>
    <w:p w14:paraId="32509FB1" w14:textId="568E58F7" w:rsidR="005B1CFB" w:rsidRDefault="00CD3E62" w:rsidP="00EC3B72">
      <w:pPr>
        <w:spacing w:after="0" w:line="480" w:lineRule="auto"/>
      </w:pPr>
      <w:r>
        <w:tab/>
      </w:r>
      <w:r w:rsidR="000B2062">
        <w:t>Due to statistical confidence favoring single-state model specifications, p</w:t>
      </w:r>
      <w:r w:rsidR="005B1CFB">
        <w:t xml:space="preserve">arametric bootstrapping of DD effects of interest </w:t>
      </w:r>
      <w:r w:rsidR="00C92B7C">
        <w:t>construct</w:t>
      </w:r>
      <w:r w:rsidR="000B2062">
        <w:t xml:space="preserve"> confidence intervals for the effect of the post-treatment period, rather than the effect of treatment at Indian River</w:t>
      </w:r>
      <w:r w:rsidR="005B1CFB">
        <w:t>.</w:t>
      </w:r>
      <w:r w:rsidR="00C92B7C">
        <w:t xml:space="preserve"> A significant effect of the treatment period is observed</w:t>
      </w:r>
      <w:r w:rsidR="005B1CFB">
        <w:t xml:space="preserve"> </w:t>
      </w:r>
      <w:r w:rsidR="00C92B7C">
        <w:t>in the post-1980 model for even-year runs, meaning that regional pink salmon abundances in even years have increased significantly since that time. N</w:t>
      </w:r>
      <w:r w:rsidR="005B1CFB">
        <w:t>o</w:t>
      </w:r>
      <w:r w:rsidR="00C92B7C">
        <w:t xml:space="preserve"> other</w:t>
      </w:r>
      <w:r w:rsidR="005B1CFB">
        <w:t xml:space="preserve"> significant effect</w:t>
      </w:r>
      <w:r w:rsidR="00C92B7C">
        <w:t>s</w:t>
      </w:r>
      <w:r w:rsidR="005B1CFB">
        <w:t xml:space="preserve"> of treatment period</w:t>
      </w:r>
      <w:r w:rsidR="00C92B7C">
        <w:t xml:space="preserve"> are found</w:t>
      </w:r>
      <w:r w:rsidR="005B1CFB">
        <w:t xml:space="preserve"> (Figure 5). In </w:t>
      </w:r>
      <w:r w:rsidR="00C92B7C">
        <w:t>the other three best fit specifications (odd-year runs post-1980 and both runs post-2010)</w:t>
      </w:r>
      <w:r w:rsidR="005B1CFB">
        <w:t xml:space="preserve"> bootstrap parameter estimates of the effect of treatment </w:t>
      </w:r>
      <w:r w:rsidR="00C92B7C">
        <w:t>period</w:t>
      </w:r>
      <w:r w:rsidR="005B1CFB">
        <w:t xml:space="preserve"> tend to be positive, although not frequently enough to say with high confidence that </w:t>
      </w:r>
      <w:r w:rsidR="00C92B7C">
        <w:t>a true effect is being observed</w:t>
      </w:r>
      <w:r w:rsidR="005B1CFB">
        <w:t xml:space="preserve">. </w:t>
      </w:r>
      <w:commentRangeStart w:id="43"/>
      <w:r w:rsidR="00EC3B72">
        <w:t>While t</w:t>
      </w:r>
      <w:r w:rsidR="00C92B7C">
        <w:t xml:space="preserve">hese </w:t>
      </w:r>
      <w:r w:rsidR="005B1CFB">
        <w:t>result</w:t>
      </w:r>
      <w:r w:rsidR="00C92B7C">
        <w:t xml:space="preserve">s </w:t>
      </w:r>
      <w:r w:rsidR="00EC3B72">
        <w:t>do not</w:t>
      </w:r>
      <w:r w:rsidR="00C92B7C">
        <w:t xml:space="preserve"> </w:t>
      </w:r>
      <w:r w:rsidR="00EC3B72">
        <w:t>conclusively</w:t>
      </w:r>
      <w:r w:rsidR="00C92B7C">
        <w:t xml:space="preserve"> </w:t>
      </w:r>
      <w:r w:rsidR="00EC3B72">
        <w:t xml:space="preserve">determine that </w:t>
      </w:r>
      <w:r w:rsidR="00C92B7C">
        <w:t>no effect of SJH operations on Indian River pink salmon abundances</w:t>
      </w:r>
      <w:r w:rsidR="00EC3B72">
        <w:t xml:space="preserve"> exists</w:t>
      </w:r>
      <w:r w:rsidR="00C92B7C">
        <w:t>, th</w:t>
      </w:r>
      <w:r w:rsidR="00EC3B72">
        <w:t>ey carry the implication that any</w:t>
      </w:r>
      <w:r w:rsidR="00C92B7C">
        <w:t xml:space="preserve"> effect </w:t>
      </w:r>
      <w:r w:rsidR="00EC3B72">
        <w:t xml:space="preserve">of SJH operations </w:t>
      </w:r>
      <w:r w:rsidR="00C92B7C">
        <w:t>that might exist i</w:t>
      </w:r>
      <w:r w:rsidR="00EC3B72">
        <w:t xml:space="preserve">s dwarfed by the overall changes in pink salmon population dynamics throughout the region during the treatment period. </w:t>
      </w:r>
      <w:commentRangeEnd w:id="43"/>
      <w:r w:rsidR="00EC3B72">
        <w:rPr>
          <w:rStyle w:val="CommentReference"/>
          <w:sz w:val="24"/>
          <w:szCs w:val="24"/>
        </w:rPr>
        <w:commentReference w:id="43"/>
      </w:r>
    </w:p>
    <w:p w14:paraId="0E88E592" w14:textId="5A0B0CCF" w:rsidR="00CD3E62" w:rsidRPr="00C64BF8" w:rsidRDefault="00CD3E62" w:rsidP="00F4350E">
      <w:pPr>
        <w:spacing w:after="0" w:line="480" w:lineRule="auto"/>
        <w:rPr>
          <w:b/>
          <w:bCs/>
        </w:rPr>
      </w:pPr>
    </w:p>
    <w:p w14:paraId="34D26D14" w14:textId="77777777" w:rsidR="00F4350E" w:rsidRPr="00C64BF8" w:rsidRDefault="00F4350E" w:rsidP="00F4350E">
      <w:pPr>
        <w:spacing w:after="0" w:line="480" w:lineRule="auto"/>
        <w:rPr>
          <w:b/>
          <w:bCs/>
        </w:rPr>
      </w:pPr>
      <w:r w:rsidRPr="00C64BF8">
        <w:rPr>
          <w:b/>
          <w:bCs/>
        </w:rPr>
        <w:t>Effect of Hatchery Releases</w:t>
      </w:r>
    </w:p>
    <w:p w14:paraId="25A43606" w14:textId="49EB5603" w:rsidR="00C3066D" w:rsidRDefault="005B1CFB" w:rsidP="008C144E">
      <w:pPr>
        <w:spacing w:after="0" w:line="480" w:lineRule="auto"/>
      </w:pPr>
      <w:r>
        <w:t>T</w:t>
      </w:r>
      <w:r w:rsidR="00976473">
        <w:t xml:space="preserve">he </w:t>
      </w:r>
      <w:r>
        <w:t>final</w:t>
      </w:r>
      <w:r w:rsidR="00976473">
        <w:t xml:space="preserve"> stage of this research </w:t>
      </w:r>
      <w:r>
        <w:t>d</w:t>
      </w:r>
      <w:r w:rsidR="00976473">
        <w:t>irectly evaluate</w:t>
      </w:r>
      <w:r>
        <w:t>s</w:t>
      </w:r>
      <w:r w:rsidR="00976473">
        <w:t xml:space="preserve"> the effect o</w:t>
      </w:r>
      <w:r w:rsidR="005227E4">
        <w:t xml:space="preserve">f the volume of pink salmon coming from each source (the river and the hatchery) in brood year t-1 has on the other in </w:t>
      </w:r>
      <w:r w:rsidR="005227E4">
        <w:lastRenderedPageBreak/>
        <w:t>brood year t</w:t>
      </w:r>
      <w:r w:rsidR="00976473">
        <w:t>.</w:t>
      </w:r>
      <w:r w:rsidR="00090DA1">
        <w:t xml:space="preserve"> MARSS model</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parameter estimates capture these interaction effects</w:t>
      </w:r>
      <w:r w:rsidR="00090DA1">
        <w:t>, including the parameter of greatest interest – the e</w:t>
      </w:r>
      <w:r w:rsidR="00090DA1" w:rsidRPr="00090DA1">
        <w:t>ffect of prior brood year hatchery returns on current brood year Indian River abundance</w:t>
      </w:r>
      <w:r w:rsidR="00090DA1">
        <w:t xml:space="preserve">, as well as the effect of </w:t>
      </w:r>
      <w:r w:rsidR="00090DA1" w:rsidRPr="00090DA1">
        <w:t>prior brood year Indian River abundance on current brood year</w:t>
      </w:r>
      <w:r w:rsidR="00090DA1">
        <w:t xml:space="preserve"> </w:t>
      </w:r>
      <w:r w:rsidR="00090DA1" w:rsidRPr="00090DA1">
        <w:t>hatchery returns</w:t>
      </w:r>
      <w:r w:rsidR="00090DA1">
        <w:t>, and the effect of prior brood year Indian River abundance on current brood year Indian River abundance</w:t>
      </w:r>
      <w:r>
        <w:t xml:space="preserve"> (Figure 6)</w:t>
      </w:r>
      <w:r w:rsidR="00090DA1">
        <w:t>.</w:t>
      </w:r>
    </w:p>
    <w:p w14:paraId="40ADB905" w14:textId="1F202FC7" w:rsidR="00675815" w:rsidRDefault="00090DA1" w:rsidP="008C144E">
      <w:pPr>
        <w:spacing w:after="0" w:line="480" w:lineRule="auto"/>
      </w:pPr>
      <w:r>
        <w:tab/>
        <w:t xml:space="preserve">The </w:t>
      </w:r>
      <w:r w:rsidR="00855FD8">
        <w:t xml:space="preserve">average </w:t>
      </w:r>
      <w:r w:rsidR="006D7969">
        <w:t>e</w:t>
      </w:r>
      <w:r w:rsidR="006D7969" w:rsidRPr="00090DA1">
        <w:t>ffect of prior brood year hatchery returns on current brood year Indian River abundance</w:t>
      </w:r>
      <w:r w:rsidR="00A21D8D">
        <w:t xml:space="preserve"> was</w:t>
      </w:r>
      <w:r w:rsidR="006D7969">
        <w:t xml:space="preserve"> </w:t>
      </w:r>
      <w:r w:rsidR="009F6B38">
        <w:t xml:space="preserve">positive </w:t>
      </w:r>
      <w:r w:rsidR="006D7969">
        <w:t>for both even- and odd-year runs</w:t>
      </w:r>
      <w:r w:rsidR="009F6B38">
        <w:t>, although this is the smallest of the three effects observed for each run, with point estimates of 0.</w:t>
      </w:r>
      <w:r w:rsidR="00086DA1">
        <w:t>089</w:t>
      </w:r>
      <w:r w:rsidR="009F6B38">
        <w:t xml:space="preserve"> and 0.</w:t>
      </w:r>
      <w:r w:rsidR="00086DA1">
        <w:t>04</w:t>
      </w:r>
      <w:r w:rsidR="009F6B38">
        <w:t xml:space="preserve"> respectively</w:t>
      </w:r>
      <w:r w:rsidR="00855FD8">
        <w:t>, and in both cases enough parameter estimates fell below zero to diminish statistical confidence in the result</w:t>
      </w:r>
      <w:r w:rsidR="006D7969">
        <w:t xml:space="preserve">. </w:t>
      </w:r>
      <w:r w:rsidR="009F6B38">
        <w:t>Not surprisingly t</w:t>
      </w:r>
      <w:r w:rsidR="006D7969">
        <w:t xml:space="preserve">he river shows a significant positive effect on itself for both odd- and even-year runs, with </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commentRangeStart w:id="44"/>
      <w:r w:rsidR="00675815">
        <w:t xml:space="preserve">While the effect of prior brood year Indian River abundances on current brood year hatchery returns is stronger for both runs than its inverse, it is crucial to note that hatchery returns are </w:t>
      </w:r>
      <w:r w:rsidR="00B00D9B">
        <w:t>greater than Indian River abundance much more often than not. This means that</w:t>
      </w:r>
      <w:r w:rsidR="005C24C4">
        <w:t>,</w:t>
      </w:r>
      <w:r w:rsidR="00B00D9B">
        <w:t xml:space="preserve"> despite the difference in effect, the overall numbers of fish </w:t>
      </w:r>
      <w:r w:rsidR="00A21D8D">
        <w:t xml:space="preserve">straying </w:t>
      </w:r>
      <w:r w:rsidR="00B00D9B">
        <w:t xml:space="preserve">to a </w:t>
      </w:r>
      <w:r w:rsidR="00A21D8D">
        <w:t xml:space="preserve">non-origin </w:t>
      </w:r>
      <w:r w:rsidR="00B00D9B">
        <w:t xml:space="preserve">site </w:t>
      </w:r>
      <w:r w:rsidR="00625D54">
        <w:t>could be roughly equal or even 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commentRangeEnd w:id="44"/>
      <w:r w:rsidR="00B07643">
        <w:rPr>
          <w:rStyle w:val="CommentReference"/>
          <w:sz w:val="24"/>
          <w:szCs w:val="24"/>
        </w:rPr>
        <w:commentReference w:id="44"/>
      </w:r>
    </w:p>
    <w:p w14:paraId="791283B6" w14:textId="77777777" w:rsidR="00344905" w:rsidRDefault="00344905" w:rsidP="008C144E">
      <w:pPr>
        <w:spacing w:after="0" w:line="480" w:lineRule="auto"/>
      </w:pPr>
    </w:p>
    <w:bookmarkEnd w:id="1"/>
    <w:bookmarkEnd w:id="37"/>
    <w:p w14:paraId="1C3B1EC2" w14:textId="77777777" w:rsidR="00383E1E" w:rsidRPr="008C144E" w:rsidRDefault="00383E1E" w:rsidP="00383E1E">
      <w:pPr>
        <w:spacing w:after="0" w:line="480" w:lineRule="auto"/>
        <w:rPr>
          <w:b/>
          <w:bCs/>
          <w:u w:val="single"/>
        </w:rPr>
      </w:pPr>
      <w:r w:rsidRPr="008C144E">
        <w:rPr>
          <w:b/>
          <w:bCs/>
          <w:u w:val="single"/>
        </w:rPr>
        <w:t>Discussion</w:t>
      </w:r>
    </w:p>
    <w:p w14:paraId="2317B791" w14:textId="77777777" w:rsidR="00383E1E" w:rsidRDefault="00383E1E" w:rsidP="00383E1E">
      <w:pPr>
        <w:spacing w:after="0" w:line="480" w:lineRule="auto"/>
        <w:ind w:firstLine="720"/>
      </w:pPr>
      <w:r w:rsidRPr="000F5C89">
        <w:lastRenderedPageBreak/>
        <w:t xml:space="preserve">While pink salmon densities observed at Indian River in recent decades are high compared to those that were recorded decades ago, more contemporary returns of adults to the Indian River in even years are largely in line with index streams in the </w:t>
      </w:r>
      <w:r w:rsidRPr="000F5C89">
        <w:rPr>
          <w:i/>
          <w:iCs/>
        </w:rPr>
        <w:t xml:space="preserve">north southeast </w:t>
      </w:r>
      <w:r w:rsidRPr="000F5C89">
        <w:t>(</w:t>
      </w:r>
      <w:r w:rsidRPr="000F5C89">
        <w:rPr>
          <w:i/>
          <w:iCs/>
        </w:rPr>
        <w:t>outside</w:t>
      </w:r>
      <w:r w:rsidRPr="000F5C89">
        <w:t>)</w:t>
      </w:r>
      <w:r>
        <w:t xml:space="preserve"> region,</w:t>
      </w:r>
      <w:r w:rsidRPr="000F5C89">
        <w:t xml:space="preserve"> whereas odd-year runs are not in line with broader regional patterns.</w:t>
      </w:r>
      <w:r>
        <w:t xml:space="preserve"> No significant impact of hatchery operations at Indian River was observed in either run. The effect of hatchery releases on subsequent brood year Indian River abundances was not found to be statistically significant for either run, but in both cases a convincing majority of bootstrapped parameter estimates were positive (94.2% in even-year runs, and 92% in odd-year runs). Despite falling short of the 95% confidence threshold, it is worth considering the implications of a small but positive true effect of hatchery releases on Indian River pink salmon abundance in the following brood year. For both runs, the effect of prior brood year Indian River abundances on current brood year hatchery returns is stronger than its inverse (Figure 6), but it is crucial to note that hatchery returns frequently exceed Indian River abundances, creating a situation wherein if there exists a small but positive true effect of hatchery releases on subsequent brood year Indian River abundances, the overall numbers of fish straying to a non-origin site could be roughly equal or even skewed towards hatchery-born fish returning to Indian River. In those brood years where Indian River abundances exceed hatchery returns, these effect sizes imply that the following brood year will see more fish from Indian River returning to the hatchery than vice versa.</w:t>
      </w:r>
    </w:p>
    <w:p w14:paraId="5FEA0D44" w14:textId="77777777" w:rsidR="00383E1E" w:rsidRDefault="00383E1E" w:rsidP="00383E1E">
      <w:pPr>
        <w:spacing w:after="0" w:line="480" w:lineRule="auto"/>
        <w:ind w:firstLine="720"/>
      </w:pPr>
      <w:r>
        <w:t xml:space="preserve">In even years, Indian River salmon are not out of the ordinary relative to the wider region. No effect of the commencement of hatchery operations or the expansion of hatchery releases was associated with an increase in the numbers of spawning pink salmon at Indian </w:t>
      </w:r>
      <w:r>
        <w:lastRenderedPageBreak/>
        <w:t>River relative to the wider region (Figure 5). However, in even years, Indian River abundances were estimated to have a strong impact on pink salmon returning to the hatchery in the subsequent brood year, while an accompanying effect of hatchery releases on subsequent brood year Indian River abundances was not found to be statistically significant (Figure 6). Even if there exists 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River, and indeed seem to be contributing to hatchery returns.</w:t>
      </w:r>
    </w:p>
    <w:p w14:paraId="310BD082" w14:textId="77777777" w:rsidR="00383E1E" w:rsidRDefault="00383E1E" w:rsidP="00383E1E">
      <w:pPr>
        <w:spacing w:after="0" w:line="480" w:lineRule="auto"/>
        <w:ind w:firstLine="720"/>
      </w:pPr>
      <w:r>
        <w:t xml:space="preserve">In odd years, best fit models suggest that abundances at Indian River significantly differ in character from what would be expected of a similar stream in the region. However, like even-year runs, there was no effect of significance which associated Indian River pink salmon abundances with the commencement of hatchery operations or the expansion of hatchery releases. Also similar to even-year runs, odd-year Indian River abundances were estimated to have a significant effect on pink salmon returning to SJH in the subsequent brood year, although this effect was not as strong as its even-year counterpart (Figure 6). While indications exist that odd-year pink salmon abundance at Indian River do not fall within the natural range of variation expected throughout the wider region, there is no conclusive evidence that indicates this difference is being driven by SJH pink salmon releases. It may be that the gap between Indian </w:t>
      </w:r>
      <w:r>
        <w:lastRenderedPageBreak/>
        <w:t xml:space="preserve">River abundances and the regional expectation is due to the large differences observed in the first three decades of the time series (Figure 3). </w:t>
      </w:r>
    </w:p>
    <w:p w14:paraId="2D4AC6CC" w14:textId="77777777" w:rsidR="00383E1E" w:rsidRDefault="00383E1E" w:rsidP="00383E1E">
      <w:pPr>
        <w:spacing w:after="0" w:line="480" w:lineRule="auto"/>
      </w:pPr>
      <w:r>
        <w:tab/>
        <w:t xml:space="preserve">This work is intended first and foremost to provide management at SITK with a comprehensive description of both the impacts of SJH operations and of the population dynamics of pink salmon throughout the broader region. In even years, pink salmon abundances at Indian River are in line with those observed at ‘pristine’ index streams nearby. Thus, increases in their spawning densities are likely still within the natural range of variation. This is not to say that concerns about hypoxia events are invalid, but the possibility exists that interceding on behalf of Indian River’s other resident species may run contrary to the natural state of even-year pink salmon in northern Southeast Alaska. Available evidence suggests that there is likely no need for intervention to address even-year abundances. In odd years there exists more compelling evidence that SJH pink salmon releases could be exerting some influence over abundances at Indian River, although it may not be the most significant driver of high odd-year pink salmon population densities in odd years, as spawning abundances of these fish have been on the rise throughout the region for decades. Recall that in odd years, the effect of Indian River pink salmon abundance on hatchery returns in the subsequent brood year is lower than the effect observed in even years. If there exists some small but positive true effect of hatchery releases on subsequent brood year Indian River abundances, the difference between the magnitude of these effects in odd years would be far less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t>
      </w:r>
      <w:r>
        <w:lastRenderedPageBreak/>
        <w:t>within their natural range of variation, but this is far from conclusive, and suggests the need for more consistent otolith sampling of odd-year Indian River spawners in order to more completely understand the impact of SJH releases.</w:t>
      </w:r>
    </w:p>
    <w:p w14:paraId="7DF001DD" w14:textId="77777777" w:rsidR="00852E21" w:rsidRDefault="00383E1E" w:rsidP="00383E1E">
      <w:pPr>
        <w:spacing w:after="0" w:line="480" w:lineRule="auto"/>
        <w:ind w:firstLine="720"/>
      </w:pPr>
      <w:r>
        <w:t>It is clear from this research that determining the point at which a native species becomes overabundant is not a simple task.</w:t>
      </w:r>
      <w:r w:rsidR="00577064">
        <w:t xml:space="preserve"> A</w:t>
      </w:r>
      <w:r w:rsidR="00577064">
        <w:t>ssessing whether or not the overabundance of a native species in an ecosystem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w:t>
      </w:r>
      <w:r w:rsidR="00577064">
        <w:t xml:space="preserve"> </w:t>
      </w:r>
      <w:r>
        <w:t xml:space="preserve">In the case of pink salmon at Indian River, this task is made additionally complicated by the fact there two populations inhabiting the same environment (odd- and even-year runs) with potentially different life histories and characteristics. </w:t>
      </w:r>
      <w:r w:rsidR="004B213C">
        <w:t xml:space="preserve">Pink salmon abundances are on the rise throughout their native range, and so if one seeks to determine whether </w:t>
      </w:r>
      <w:r w:rsidR="00464050">
        <w:t xml:space="preserve">high abundances observed at </w:t>
      </w:r>
      <w:r w:rsidR="004B213C">
        <w:t xml:space="preserve">a particular site (like Indian River) falls outside a natural range of variation, it is important to consider the population dynamics of pristine sites throughout the neighboring region (Ruggerone </w:t>
      </w:r>
      <w:r w:rsidR="000B47AA">
        <w:t>and Irvine 2018</w:t>
      </w:r>
      <w:r w:rsidR="004B213C">
        <w:t>)</w:t>
      </w:r>
      <w:r w:rsidR="00464050">
        <w:t xml:space="preserve">. </w:t>
      </w:r>
      <w:r w:rsidR="008A7255">
        <w:t>Given their shared heritage, the proximity of the origin sites (Figure 1), and th</w:t>
      </w:r>
      <w:r w:rsidR="009A04D0">
        <w:t>e results of prior Indian River</w:t>
      </w:r>
      <w:r w:rsidR="008A7255">
        <w:t xml:space="preserve"> </w:t>
      </w:r>
      <w:r w:rsidR="009A04D0">
        <w:t>stray surveys</w:t>
      </w:r>
      <w:r w:rsidR="008A7255">
        <w:t>, it is very likely that fish from SJH are making their way into Indian River as spawning adults (and vice vera)</w:t>
      </w:r>
      <w:r w:rsidR="009A04D0">
        <w:t>,</w:t>
      </w:r>
      <w:r w:rsidR="008A7255">
        <w:t xml:space="preserve"> but it is </w:t>
      </w:r>
      <w:r w:rsidR="009A04D0">
        <w:t xml:space="preserve">also </w:t>
      </w:r>
      <w:r w:rsidR="008A7255">
        <w:t>likely that the primary driver of increased pink salmon abundances at Indian River is not SJH releases but the same factors driving increased abundances throughout the region</w:t>
      </w:r>
      <w:r w:rsidR="009A04D0">
        <w:t xml:space="preserve"> (Gende and Carter 2015, Ruggerone et al. 2023)</w:t>
      </w:r>
      <w:r w:rsidR="008A7255">
        <w:t xml:space="preserve">. </w:t>
      </w:r>
    </w:p>
    <w:p w14:paraId="6ABAA840" w14:textId="19F6BE43" w:rsidR="00306AE3" w:rsidRDefault="00852E21" w:rsidP="00383E1E">
      <w:pPr>
        <w:spacing w:after="0" w:line="480" w:lineRule="auto"/>
        <w:ind w:firstLine="720"/>
      </w:pPr>
      <w:r>
        <w:t xml:space="preserve">Indian River pink salmon are </w:t>
      </w:r>
      <w:r w:rsidR="00774006">
        <w:t xml:space="preserve">not dissimilar to the case of the mountain pine beetle discussed in the introduction, the proliferation of which was not unique to the impacted </w:t>
      </w:r>
      <w:r w:rsidR="00774006">
        <w:lastRenderedPageBreak/>
        <w:t>National Parks, but which the affected parks nevertheless were compelled to address through interventions, such as insecticide use and the culling of susceptible trees (Frost 2009).</w:t>
      </w:r>
      <w:r w:rsidR="00A64B5F">
        <w:t xml:space="preserve"> </w:t>
      </w:r>
      <w:r w:rsidR="009A04D0">
        <w:t>Likewise, management at SITK may choose to address the proliferation of pink salmon at Indian River, even if it is largely in-line with regional expectations</w:t>
      </w:r>
      <w:r w:rsidR="00CE0F1A">
        <w:t xml:space="preserve">, </w:t>
      </w:r>
      <w:r>
        <w:t>to</w:t>
      </w:r>
      <w:r w:rsidR="00CE0F1A">
        <w:t xml:space="preserve"> protect other resident </w:t>
      </w:r>
      <w:r>
        <w:t xml:space="preserve">aquatic </w:t>
      </w:r>
      <w:r w:rsidR="00CE0F1A">
        <w:t>species</w:t>
      </w:r>
      <w:r>
        <w:t xml:space="preserve"> and the riverine </w:t>
      </w:r>
      <w:r w:rsidR="00C45B4E">
        <w:t xml:space="preserve">ecosystem </w:t>
      </w:r>
      <w:r>
        <w:t>from hypoxia events</w:t>
      </w:r>
      <w:r w:rsidR="009A04D0">
        <w:t xml:space="preserve">. </w:t>
      </w:r>
      <w:r w:rsidR="00306AE3">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0"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11" w:history="1">
        <w:r w:rsidRPr="007B1A5E">
          <w:rPr>
            <w:rStyle w:val="Hyperlink"/>
          </w:rPr>
          <w:t>https://mtalab.adfg.alaska.gov/OTO/marking.aspx</w:t>
        </w:r>
      </w:hyperlink>
      <w:r>
        <w:t xml:space="preserve"> (accessed December 14, 2024)</w:t>
      </w:r>
    </w:p>
    <w:p w14:paraId="2D47526E" w14:textId="0BBA3DEB" w:rsidR="00267F5F" w:rsidRPr="003A279D" w:rsidRDefault="00267F5F" w:rsidP="000F7853">
      <w:pPr>
        <w:spacing w:line="240" w:lineRule="auto"/>
        <w:ind w:left="720" w:hanging="720"/>
      </w:pPr>
      <w:r>
        <w:t xml:space="preserve">Anderson, J. H., G. R. Pess, R. W. Carmichael, M. J. Ford, T. D. Cooney, C. M. Baldwin, and M. M. McClure. </w:t>
      </w:r>
      <w:r w:rsidR="003A279D">
        <w:t xml:space="preserve">2014. </w:t>
      </w:r>
      <w:r>
        <w:t xml:space="preserve">Planning Pacific Salmon and Steelhead Reintroductions Aimed at Long-Term Viability and Recovery. </w:t>
      </w:r>
      <w:r w:rsidR="003A279D">
        <w:rPr>
          <w:i/>
          <w:iCs/>
        </w:rPr>
        <w:t xml:space="preserve">North American Journal of Fisheries Management </w:t>
      </w:r>
      <w:r w:rsidR="003A279D">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Pr="00AC48BB" w:rsidRDefault="00AC48BB" w:rsidP="000F7853">
      <w:pPr>
        <w:spacing w:line="240" w:lineRule="auto"/>
        <w:ind w:left="720" w:hanging="720"/>
      </w:pPr>
      <w:r>
        <w:t xml:space="preserve">Berejikian,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35989E02" w14:textId="1819DB56" w:rsidR="00FE133B" w:rsidRDefault="00FE133B" w:rsidP="000F7853">
      <w:pPr>
        <w:spacing w:line="240" w:lineRule="auto"/>
        <w:ind w:left="720" w:hanging="720"/>
        <w:rPr>
          <w:ins w:id="45" w:author="Brian E McGreal" w:date="2026-03-27T09:38:00Z" w16du:dateUtc="2026-03-27T16:38:00Z"/>
        </w:rPr>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Model selection and multimodel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ins w:id="46" w:author="Brian E McGreal" w:date="2026-03-27T09:38:00Z" w16du:dateUtc="2026-03-27T16:38:00Z">
        <w:r>
          <w:t xml:space="preserve">Burnham, K. P., D. R. Anderson, </w:t>
        </w:r>
      </w:ins>
      <w:r w:rsidR="00A928CA">
        <w:t>and</w:t>
      </w:r>
      <w:r w:rsidR="009B7CF2">
        <w:t xml:space="preserve"> </w:t>
      </w:r>
      <w:ins w:id="47" w:author="Brian E McGreal" w:date="2026-03-27T09:38:00Z" w16du:dateUtc="2026-03-27T16:38:00Z">
        <w:r>
          <w:t xml:space="preserve">K. P. Huyvaert. 2010. AIC model selection and multimodal interference in behavioral ecology: some background, observations, and comparisons. </w:t>
        </w:r>
        <w:r>
          <w:rPr>
            <w:i/>
            <w:iCs/>
          </w:rPr>
          <w:t xml:space="preserve">Behavioral Ecology and Sociobiology </w:t>
        </w:r>
        <w:r>
          <w:t>65: 23-35.</w:t>
        </w:r>
      </w:ins>
    </w:p>
    <w:p w14:paraId="1D79DCC1" w14:textId="7B0EB43D" w:rsidR="004D0C78" w:rsidRP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pp.</w:t>
      </w:r>
    </w:p>
    <w:p w14:paraId="097703A8" w14:textId="16B5371D" w:rsidR="000E5A64" w:rsidRPr="00E26A22" w:rsidRDefault="000E5A64" w:rsidP="000F7853">
      <w:pPr>
        <w:spacing w:line="240" w:lineRule="auto"/>
        <w:ind w:left="720" w:hanging="720"/>
      </w:pPr>
      <w:r>
        <w:t>del Monte-Luna, P., B. W. Brook, M. J. Zetina-Rej</w:t>
      </w:r>
      <w:r w:rsidR="00270CF9">
        <w:t xml:space="preserve">ón,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Sobczak, K. A. Stinson, J. K. Stone, C. M. Swan, J. Thompson, B. von Holle, </w:t>
      </w:r>
      <w:r w:rsidR="00A928CA">
        <w:t>and</w:t>
      </w:r>
      <w:r w:rsidR="009B7CF2">
        <w:t xml:space="preserve"> </w:t>
      </w:r>
      <w:r>
        <w:t xml:space="preserve">J. R. Webster. 2005. Loss of foundation species: consequences for the structure and dynamics of forested ecosystems. </w:t>
      </w:r>
      <w:r>
        <w:rPr>
          <w:i/>
          <w:iCs/>
        </w:rPr>
        <w:t>Frontiers in Ecology and the Environment</w:t>
      </w:r>
      <w:r>
        <w:t xml:space="preserve"> 3(9): 479-486.</w:t>
      </w:r>
    </w:p>
    <w:p w14:paraId="09FE861A" w14:textId="1E8D27F9" w:rsidR="00B424B2" w:rsidRDefault="00B424B2" w:rsidP="000F7853">
      <w:pPr>
        <w:spacing w:line="240" w:lineRule="auto"/>
        <w:ind w:left="720" w:hanging="720"/>
      </w:pPr>
      <w:r>
        <w:t xml:space="preserve">Estes, J. A. 2015. Natural History, Ecology, and the </w:t>
      </w:r>
      <w:r w:rsidR="006B062A">
        <w:t xml:space="preserve">Conservation and Management of Sea Otters.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lastRenderedPageBreak/>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12"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352FEF6"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Mountain Pine Beetle Impacts in High-Elevation Five-Needle Pines: Current Trends and Challenges.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Vilà. 2015. Global ecological impacts of invasive species in aquatic ecosystems. </w:t>
      </w:r>
      <w:r>
        <w:rPr>
          <w:i/>
          <w:iCs/>
        </w:rPr>
        <w:t xml:space="preserve">Global Change Biology </w:t>
      </w:r>
      <w:r>
        <w:t>22(1): 151-163.</w:t>
      </w:r>
    </w:p>
    <w:p w14:paraId="4244AEC7" w14:textId="5A970721" w:rsidR="00267F5F" w:rsidRPr="00E840C6" w:rsidRDefault="00267F5F" w:rsidP="000F7853">
      <w:pPr>
        <w:spacing w:line="240" w:lineRule="auto"/>
        <w:ind w:left="720" w:hanging="720"/>
        <w:rPr>
          <w:strike/>
        </w:rPr>
      </w:pPr>
      <w:r w:rsidRPr="00E840C6">
        <w:rPr>
          <w:strike/>
        </w:rPr>
        <w:t xml:space="preserve">Hasegawa, K., T. Ohta, and S. Takahashi. 2017. Are hatchery chum salmon fry a native invader? Direct and indirect effects of stocking salmon fry on stream organisms. </w:t>
      </w:r>
      <w:r w:rsidRPr="00E840C6">
        <w:rPr>
          <w:i/>
          <w:iCs/>
          <w:strike/>
        </w:rPr>
        <w:t xml:space="preserve">Hydrobiologia </w:t>
      </w:r>
      <w:r w:rsidRPr="00E840C6">
        <w:rPr>
          <w:strike/>
        </w:rPr>
        <w:t>806: 111-121.</w:t>
      </w:r>
    </w:p>
    <w:p w14:paraId="29ADFE4E" w14:textId="27599AC6" w:rsidR="00723599" w:rsidRPr="005A1537" w:rsidRDefault="00723599" w:rsidP="00723599">
      <w:pPr>
        <w:spacing w:line="240" w:lineRule="auto"/>
        <w:ind w:left="720" w:hanging="720"/>
      </w:pPr>
      <w:r>
        <w:t>Heard, W. R. 1991. Life History of Pink Salmon (</w:t>
      </w:r>
      <w:r w:rsidRPr="00177F5D">
        <w:rPr>
          <w:i/>
          <w:iCs/>
        </w:rPr>
        <w:t>Oncorhynchus gorbuscha</w:t>
      </w:r>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4B66BF3D" w14:textId="6ED9A891" w:rsidR="000F7853" w:rsidRPr="00CF7EB9" w:rsidRDefault="000F7853" w:rsidP="000F7853">
      <w:pPr>
        <w:spacing w:line="240" w:lineRule="auto"/>
        <w:ind w:left="720" w:hanging="720"/>
      </w:pPr>
      <w:r>
        <w:t xml:space="preserve">Jeschke, J. M., S. Bacher, T. M. Blackburn, J. T. A. Dick, F. Essl, T. Evans, M. Gaertner, P. E. Hulme, I. Kühn, A. Mrugala, J. Pergi, P. Pysek, W. Rabitsch, A. Ricciardi, D. M. Richardson, A. Sendek, M. Vilà, M. Winter, </w:t>
      </w:r>
      <w:r w:rsidR="00A928CA">
        <w:t xml:space="preserve">and </w:t>
      </w:r>
      <w:r>
        <w:t xml:space="preserve">S. Kumschick. 2014. Defining the Impact of Non-Native Species. </w:t>
      </w:r>
      <w:r>
        <w:rPr>
          <w:i/>
          <w:iCs/>
        </w:rPr>
        <w:t>Conservation Biology</w:t>
      </w:r>
      <w:r>
        <w:t xml:space="preserve"> 28(5): 1188-1194.</w:t>
      </w:r>
    </w:p>
    <w:p w14:paraId="3FC36220" w14:textId="597DA91B" w:rsidR="000F7853" w:rsidRDefault="000F7853" w:rsidP="000F7853">
      <w:pPr>
        <w:spacing w:line="240" w:lineRule="auto"/>
        <w:ind w:left="720" w:hanging="720"/>
      </w:pPr>
      <w:r>
        <w:t xml:space="preserve">Knudsen, E. E., P. S. Rand, K. B. Gorman, D. R. Bernard, </w:t>
      </w:r>
      <w:r w:rsidR="00A928CA">
        <w:t xml:space="preserve">and </w:t>
      </w:r>
      <w:r>
        <w:t xml:space="preserve">W. D. Templin. 2021. Hatchery-origin stray rates and total run characteristics for Pink Salmon and Chum Salmon returning to Prince William Sound, Alaska in 2013-2015. </w:t>
      </w:r>
      <w:r>
        <w:rPr>
          <w:i/>
          <w:iCs/>
        </w:rPr>
        <w:t xml:space="preserve">Marine and Coastal Fisheries </w:t>
      </w:r>
      <w:r>
        <w:t>13(1): 41-68.</w:t>
      </w:r>
    </w:p>
    <w:p w14:paraId="17D8264D" w14:textId="3049F5DE" w:rsidR="00734A33" w:rsidRPr="00734A33" w:rsidRDefault="00734A33" w:rsidP="000F7853">
      <w:pPr>
        <w:spacing w:line="240" w:lineRule="auto"/>
        <w:ind w:left="720" w:hanging="720"/>
      </w:pPr>
      <w:r>
        <w:t xml:space="preserve">Levin, P. S., and N. Tolimieri.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t xml:space="preserve">Manhard, C. V., J. E. Joyce, W. W. Smoker, </w:t>
      </w:r>
      <w:r w:rsidR="00A928CA">
        <w:t>and</w:t>
      </w:r>
      <w:r>
        <w:t xml:space="preserve">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7564DBA9" w14:textId="6BD9990B" w:rsidR="00AF5677" w:rsidRDefault="000F7853" w:rsidP="000F7853">
      <w:pPr>
        <w:spacing w:line="240" w:lineRule="auto"/>
        <w:ind w:left="720" w:hanging="720"/>
      </w:pPr>
      <w:r>
        <w:t xml:space="preserve">Mantua, N. J., S. R. Hare, Y. Zhang, J. M. Wallace, </w:t>
      </w:r>
      <w:r w:rsidR="00A928CA">
        <w:t>and</w:t>
      </w:r>
      <w:r>
        <w:t xml:space="preserve"> R. C. Francis. A Pacific Interdecadal Climate Oscillation with Impacts on Salmon Production. </w:t>
      </w:r>
      <w:r>
        <w:rPr>
          <w:i/>
          <w:iCs/>
        </w:rPr>
        <w:t>Bulletin of the American Meteorological Society</w:t>
      </w:r>
      <w:r>
        <w:t xml:space="preserve"> 78(6): 1069-1079.</w:t>
      </w:r>
    </w:p>
    <w:p w14:paraId="46CE02A6" w14:textId="0BE8DAC3" w:rsidR="00282BCA" w:rsidRPr="00282BCA" w:rsidRDefault="00282BCA" w:rsidP="000F7853">
      <w:pPr>
        <w:spacing w:line="240" w:lineRule="auto"/>
        <w:ind w:left="720" w:hanging="720"/>
      </w:pPr>
      <w:r>
        <w:t xml:space="preserve">May, S. A., K. R. Shedd, K. M. Gruenthal, J. J. Hard, W. D. Templin, C. D. Waters, M. D. Adkison, E. J. Ward, C. Habicht, L. I. Wilson, A. C. Wertheimer, and P. A. H. Westley. 2024. Salmon </w:t>
      </w:r>
      <w:r>
        <w:lastRenderedPageBreak/>
        <w:t xml:space="preserve">hatchery strays can demographically boost wild populations at the cost of diversity: quantitative genetic modelling of Alaska pink salmon. </w:t>
      </w:r>
      <w:r>
        <w:rPr>
          <w:i/>
          <w:iCs/>
        </w:rPr>
        <w:t>Royal Society Open Science</w:t>
      </w:r>
      <w:r>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79F8EA3B" w14:textId="30A67FBA" w:rsidR="000F7853" w:rsidRDefault="006F23FA" w:rsidP="00AF5677">
      <w:pPr>
        <w:spacing w:line="240" w:lineRule="auto"/>
        <w:ind w:left="720" w:hanging="720"/>
      </w:pPr>
      <w:r>
        <w:t xml:space="preserve">McMillan, J. R., B. Morrison, N. Chambers, G. Ruggerone, L. Bernatchez, J. Stanford, and H. Neville. 2023. A global synthesis of peer-reviewed research on the effects of hatchery salmonids on wild salmonids. </w:t>
      </w:r>
      <w:r>
        <w:rPr>
          <w:i/>
          <w:iCs/>
        </w:rPr>
        <w:t xml:space="preserve">Fisheries Management and Ecology </w:t>
      </w:r>
      <w:r>
        <w:t>30(5): 446-463.</w:t>
      </w:r>
      <w:r w:rsidR="000F7853">
        <w:t xml:space="preserve">  </w:t>
      </w:r>
    </w:p>
    <w:p w14:paraId="5D3ED3A4" w14:textId="3EEE271A" w:rsidR="000F7853" w:rsidRDefault="000F7853" w:rsidP="000F7853">
      <w:pPr>
        <w:spacing w:line="240" w:lineRule="auto"/>
        <w:ind w:left="720" w:hanging="720"/>
      </w:pPr>
      <w:r>
        <w:t xml:space="preserve">Miller, K. M., S. J. Perles, J. P. Schmit, E. R. Matthews, A. S. Weed, J. A. Comiskey, M. R. Marshall, P. Nelson, </w:t>
      </w:r>
      <w:r w:rsidR="00A928CA">
        <w:t xml:space="preserve">and </w:t>
      </w:r>
      <w:r>
        <w:t xml:space="preserve">N. A. Fisichelli. 2023. </w:t>
      </w:r>
      <w:r w:rsidRPr="00656692">
        <w:t>Overabundant deer and invasive plants drive widespread regeneration debt in eastern United States national parks.</w:t>
      </w:r>
      <w:r>
        <w:t xml:space="preserve"> </w:t>
      </w:r>
      <w:r w:rsidRPr="00EF3D97">
        <w:rPr>
          <w:i/>
          <w:iCs/>
        </w:rPr>
        <w:t>Ecological Applications</w:t>
      </w:r>
      <w:r>
        <w:rPr>
          <w:i/>
          <w:iCs/>
        </w:rPr>
        <w:t xml:space="preserve"> </w:t>
      </w:r>
      <w:r>
        <w:t>33: 24pp.</w:t>
      </w:r>
    </w:p>
    <w:p w14:paraId="4E4A1E4F" w14:textId="3D6AEAD3" w:rsidR="000F7853" w:rsidRDefault="000F7853" w:rsidP="000F7853">
      <w:pPr>
        <w:spacing w:line="240" w:lineRule="auto"/>
        <w:ind w:left="720" w:hanging="720"/>
      </w:pPr>
      <w:r>
        <w:t xml:space="preserve">Moore, J. H., L. Gibson, Z. Amir, W. Chanthorn,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6705773B" w:rsidR="00C13D3C" w:rsidRDefault="00C13D3C" w:rsidP="00C13D3C">
      <w:pPr>
        <w:spacing w:line="240" w:lineRule="auto"/>
        <w:ind w:left="720" w:hanging="720"/>
      </w:pPr>
      <w:r>
        <w:t xml:space="preserve">National Park Service. 2023. Reducing deer numbers and removing invasive plants are key to long term forest health. </w:t>
      </w:r>
      <w:r>
        <w:t xml:space="preserve">Available at: </w:t>
      </w:r>
      <w:hyperlink r:id="rId13" w:history="1">
        <w:r w:rsidRPr="00566B2A">
          <w:rPr>
            <w:rStyle w:val="Hyperlink"/>
          </w:rPr>
          <w:t>https://www.nps.gov/cato/learn/news/reducing-deer-numbers-and-removing-invasive-plants-are-key-to-long-term-forest-health.htm</w:t>
        </w:r>
      </w:hyperlink>
      <w:r>
        <w:t xml:space="preserve"> (accessed March </w:t>
      </w:r>
      <w:r w:rsidR="00774006">
        <w:t>17</w:t>
      </w:r>
      <w:r>
        <w:t>, 202</w:t>
      </w:r>
      <w:r>
        <w:t>6</w:t>
      </w:r>
      <w:r>
        <w:t>)</w:t>
      </w:r>
    </w:p>
    <w:p w14:paraId="0703A74C" w14:textId="39A69F40" w:rsidR="00C13D3C" w:rsidRPr="00E66FA7" w:rsidRDefault="00C13D3C" w:rsidP="00C13D3C">
      <w:pPr>
        <w:spacing w:line="240" w:lineRule="auto"/>
        <w:ind w:left="720" w:hanging="720"/>
      </w:pPr>
      <w:r>
        <w:t xml:space="preserve">National Park Service. 2025a. History of Bison Management in Yellowstone. Available at: </w:t>
      </w:r>
      <w:hyperlink r:id="rId14" w:history="1">
        <w:r w:rsidRPr="00566B2A">
          <w:rPr>
            <w:rStyle w:val="Hyperlink"/>
          </w:rPr>
          <w:t>https://www.nps.gov/articles/bison-history-yellowstone.htm</w:t>
        </w:r>
      </w:hyperlink>
      <w:r>
        <w:t xml:space="preserve"> (accessed March </w:t>
      </w:r>
      <w:r w:rsidR="00774006">
        <w:t>21</w:t>
      </w:r>
      <w:r>
        <w:t>, 2026).</w:t>
      </w:r>
    </w:p>
    <w:p w14:paraId="0C798D7A" w14:textId="0F804299" w:rsidR="000F7853" w:rsidRDefault="000F7853" w:rsidP="000F7853">
      <w:pPr>
        <w:spacing w:line="240" w:lineRule="auto"/>
        <w:ind w:left="720" w:hanging="720"/>
      </w:pPr>
      <w:r>
        <w:t>National Park Service. 2025</w:t>
      </w:r>
      <w:r w:rsidR="00C13D3C">
        <w:t>b</w:t>
      </w:r>
      <w:r>
        <w:t xml:space="preserve">. Organic Act of 1916. Available at: </w:t>
      </w:r>
      <w:hyperlink r:id="rId15" w:history="1">
        <w:r w:rsidRPr="00096DB2">
          <w:rPr>
            <w:rStyle w:val="Hyperlink"/>
          </w:rPr>
          <w:t>https://www.nps.gov/grba/learn/management/organic-act-of-1916.htm</w:t>
        </w:r>
      </w:hyperlink>
      <w:r>
        <w:t xml:space="preserve"> (accessed March 27, 2025)</w:t>
      </w:r>
    </w:p>
    <w:p w14:paraId="2E352D74" w14:textId="5C006D5F" w:rsidR="000F7853" w:rsidRPr="00096DB2" w:rsidRDefault="000F7853" w:rsidP="000F7853">
      <w:pPr>
        <w:spacing w:line="240" w:lineRule="auto"/>
        <w:ind w:left="720" w:hanging="720"/>
        <w:rPr>
          <w:i/>
          <w:iCs/>
        </w:rPr>
      </w:pPr>
      <w:r>
        <w:t>National Park Service. 2025</w:t>
      </w:r>
      <w:r w:rsidR="00C13D3C">
        <w:t>c</w:t>
      </w:r>
      <w:r>
        <w:t xml:space="preserve">. Sitka National Historical Park. Available at: </w:t>
      </w:r>
      <w:hyperlink r:id="rId16"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27328D4F" w14:textId="341FFF9A" w:rsidR="00DB0CE4" w:rsidRPr="00B60336" w:rsidRDefault="00DB0CE4" w:rsidP="000F7853">
      <w:pPr>
        <w:spacing w:line="240" w:lineRule="auto"/>
        <w:ind w:left="720" w:hanging="720"/>
        <w:rPr>
          <w:strike/>
        </w:rPr>
      </w:pPr>
      <w:r w:rsidRPr="00B60336">
        <w:rPr>
          <w:strike/>
        </w:rPr>
        <w:t xml:space="preserve">Pivello, R. V., M. V. Viera, M. T. Grombone-Guaratini, and D. M. S. Matos. 2018. Thinking about super-dominant populations of native species – Examples from Brazil. </w:t>
      </w:r>
      <w:r w:rsidRPr="00B60336">
        <w:rPr>
          <w:i/>
          <w:iCs/>
          <w:strike/>
        </w:rPr>
        <w:t xml:space="preserve">Perspectives in ecology and conservation </w:t>
      </w:r>
      <w:r w:rsidRPr="00B60336">
        <w:rPr>
          <w:strike/>
        </w:rPr>
        <w:t>16: 74-82.</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75FBD2D0" w:rsidR="004B213C" w:rsidRDefault="004B213C" w:rsidP="000F7853">
      <w:pPr>
        <w:spacing w:line="240" w:lineRule="auto"/>
        <w:ind w:left="720" w:hanging="720"/>
      </w:pPr>
      <w:r>
        <w:t xml:space="preserve">Ruggerone, G. T., </w:t>
      </w:r>
      <w:r w:rsidR="000B47AA">
        <w:t xml:space="preserve">and J. R. Irvine. 2018. Numbers and Biomass of Natural- and Hatchery-Origin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r>
        <w:lastRenderedPageBreak/>
        <w:t xml:space="preserve">Ruggerone,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36A0569" w:rsidR="000F7853" w:rsidRDefault="000F7853" w:rsidP="000F7853">
      <w:pPr>
        <w:spacing w:line="240" w:lineRule="auto"/>
        <w:ind w:left="720" w:hanging="720"/>
      </w:pPr>
      <w:r>
        <w:t>Sambaraju, K. R.</w:t>
      </w:r>
      <w:r w:rsidR="00A928CA">
        <w:t xml:space="preserve"> and </w:t>
      </w:r>
      <w:r>
        <w:t xml:space="preserve"> D. W. Goodman. 2021. Mountain pine beetle: an example of a climate-driven eruptive insect impacting conifer forest ecosystems. </w:t>
      </w:r>
      <w:r>
        <w:rPr>
          <w:i/>
          <w:iCs/>
        </w:rPr>
        <w:t>CABI Reviews</w:t>
      </w:r>
      <w:r>
        <w:t>: 18pp.</w:t>
      </w:r>
    </w:p>
    <w:p w14:paraId="27B12705" w14:textId="061DCDF6" w:rsidR="00310948" w:rsidRDefault="00310948" w:rsidP="00310948">
      <w:pPr>
        <w:spacing w:line="240" w:lineRule="auto"/>
        <w:ind w:left="720" w:hanging="720"/>
      </w:pPr>
      <w:r>
        <w:t xml:space="preserve">Scheuerell, M. D., E. R. Buhle, B. X. Semmens, M. J. Ford, T. Cooney, </w:t>
      </w:r>
      <w:r w:rsidR="00A928CA">
        <w:t xml:space="preserve">and </w:t>
      </w:r>
      <w:r>
        <w:t xml:space="preserve">R. W. Carmichael. 2015. Analyzing large-scale conservation interventions with Bayesian hierarchical models: a case study of supplementing threated Pacific salmon. </w:t>
      </w:r>
      <w:r>
        <w:rPr>
          <w:i/>
          <w:iCs/>
        </w:rPr>
        <w:t xml:space="preserve">Ecology and Evolution </w:t>
      </w:r>
      <w:r>
        <w:t>5(10): 2115-2125.</w:t>
      </w:r>
    </w:p>
    <w:p w14:paraId="1F63EFB7" w14:textId="0637CE21" w:rsidR="000F7853" w:rsidRPr="005810E6" w:rsidRDefault="000F7853" w:rsidP="000F7853">
      <w:pPr>
        <w:spacing w:line="240" w:lineRule="auto"/>
        <w:ind w:left="720" w:hanging="720"/>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57F00B15" w14:textId="735D6E81" w:rsidR="000F7853" w:rsidRDefault="000F7853" w:rsidP="000F7853">
      <w:pPr>
        <w:spacing w:line="240" w:lineRule="auto"/>
        <w:ind w:left="720" w:hanging="720"/>
      </w:pPr>
      <w:r>
        <w:t xml:space="preserve">Sergeant, C. J., J. R. Bellmore, R. A. Bellmore, J. A. Falke, F. J. Mueter,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12pp.</w:t>
      </w:r>
    </w:p>
    <w:p w14:paraId="2EE60909" w14:textId="77777777" w:rsidR="000F7853" w:rsidRPr="008776F4" w:rsidRDefault="000F7853" w:rsidP="000F7853">
      <w:pPr>
        <w:spacing w:line="240" w:lineRule="auto"/>
        <w:ind w:left="720" w:hanging="720"/>
        <w:rPr>
          <w:i/>
          <w:iCs/>
        </w:rPr>
      </w:pPr>
      <w:r>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National Park Service, 170 pp.</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1D692089" w14:textId="77777777" w:rsidR="000F7853" w:rsidRDefault="000F7853" w:rsidP="000F7853">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Managemnt – Pacific Salmon,</w:t>
      </w:r>
      <w:r>
        <w:t xml:space="preserve"> 161-193. Lewis Publishers.</w:t>
      </w:r>
    </w:p>
    <w:p w14:paraId="04A20E53" w14:textId="5C64BEAE" w:rsidR="009C2CB3" w:rsidRDefault="009C2CB3" w:rsidP="00306AE3">
      <w:pPr>
        <w:spacing w:line="240" w:lineRule="auto"/>
        <w:ind w:left="720" w:hanging="720"/>
      </w:pPr>
    </w:p>
    <w:sectPr w:rsidR="009C2CB3" w:rsidSect="001E1CBF">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Brian E McGreal" w:date="2026-04-06T15:02:00Z" w:initials="BM">
    <w:p w14:paraId="22FC5461" w14:textId="77777777" w:rsidR="005B3082" w:rsidRDefault="005B3082" w:rsidP="005B3082">
      <w:pPr>
        <w:pStyle w:val="CommentText"/>
      </w:pPr>
      <w:r>
        <w:rPr>
          <w:rStyle w:val="CommentReference"/>
        </w:rPr>
        <w:annotationRef/>
      </w:r>
      <w:r>
        <w:t>Do I need a latin name here?</w:t>
      </w:r>
    </w:p>
  </w:comment>
  <w:comment w:id="32" w:author="Brian McGreal" w:date="2026-03-24T16:49:00Z" w:initials="BM">
    <w:p w14:paraId="61FC6D56" w14:textId="77777777" w:rsidR="0019013C" w:rsidRDefault="009056D1" w:rsidP="0019013C">
      <w:pPr>
        <w:pStyle w:val="CommentText"/>
      </w:pPr>
      <w:r>
        <w:rPr>
          <w:rStyle w:val="CommentReference"/>
        </w:rPr>
        <w:annotationRef/>
      </w:r>
      <w:r w:rsidR="0019013C">
        <w:t>This sequence feels lame. Like naming the thing in tlingit and then just switching to Indian River for the rest of the article seems kinda weak? Like just lip service? I’m curious to hear your thoughts..</w:t>
      </w:r>
    </w:p>
  </w:comment>
  <w:comment w:id="35" w:author="Mark Scheuerell" w:date="2026-03-06T06:22:00Z" w:initials="s">
    <w:p w14:paraId="57FEDFCD" w14:textId="7503DA5A" w:rsidR="00205B63" w:rsidRDefault="00205B63">
      <w:pPr>
        <w:pStyle w:val="CommentText"/>
      </w:pPr>
      <w:r>
        <w:rPr>
          <w:rStyle w:val="CommentReference"/>
        </w:rPr>
        <w:annotationRef/>
      </w:r>
      <w:r>
        <w:t>This seems repeated from the intro</w:t>
      </w:r>
    </w:p>
  </w:comment>
  <w:comment w:id="36" w:author="Brian McGreal" w:date="2026-03-30T12:26:00Z" w:initials="BM">
    <w:p w14:paraId="6BD11D19" w14:textId="399304D7" w:rsidR="00F275C7" w:rsidRDefault="00F275C7">
      <w:pPr>
        <w:pStyle w:val="CommentText"/>
      </w:pPr>
      <w:r>
        <w:rPr>
          <w:rStyle w:val="CommentReference"/>
        </w:rPr>
        <w:annotationRef/>
      </w:r>
      <w:r>
        <w:t>I don’t see where this is discussed. I can add it into the intro.</w:t>
      </w:r>
    </w:p>
  </w:comment>
  <w:comment w:id="33" w:author="Mark Scheuerell" w:date="2026-03-06T06:28:00Z" w:initials="s">
    <w:p w14:paraId="1D25BEBF" w14:textId="785E54FF" w:rsidR="009B5B49" w:rsidRDefault="009B5B49">
      <w:pPr>
        <w:pStyle w:val="CommentText"/>
      </w:pPr>
      <w:r>
        <w:rPr>
          <w:rStyle w:val="CommentReference"/>
        </w:rPr>
        <w:annotationRef/>
      </w:r>
      <w:r>
        <w:t>Now that I read the following paragraph, I think these could be deleted.</w:t>
      </w:r>
    </w:p>
  </w:comment>
  <w:comment w:id="34" w:author="Brian McGreal" w:date="2026-03-30T12:26:00Z" w:initials="BM">
    <w:p w14:paraId="5D9E908C" w14:textId="2956738B" w:rsidR="00F275C7" w:rsidRDefault="00F275C7">
      <w:pPr>
        <w:pStyle w:val="CommentText"/>
      </w:pPr>
      <w:r>
        <w:rPr>
          <w:rStyle w:val="CommentReference"/>
        </w:rPr>
        <w:annotationRef/>
      </w:r>
      <w:r>
        <w:t>This seems important to me? We should discuss further..</w:t>
      </w:r>
    </w:p>
  </w:comment>
  <w:comment w:id="40" w:author="Brian McGreal" w:date="2026-03-30T14:58:00Z" w:initials="BM">
    <w:p w14:paraId="12ACF803" w14:textId="42ABB0A7" w:rsidR="00837571" w:rsidRDefault="00837571">
      <w:pPr>
        <w:pStyle w:val="CommentText"/>
      </w:pPr>
      <w:r>
        <w:rPr>
          <w:rStyle w:val="CommentReference"/>
        </w:rPr>
        <w:annotationRef/>
      </w:r>
      <w:r>
        <w:t>Does this language work? Or ‘regional expectation’?</w:t>
      </w:r>
    </w:p>
  </w:comment>
  <w:comment w:id="38" w:author="Mark Scheuerell" w:date="2026-03-07T09:07:00Z" w:initials="s">
    <w:p w14:paraId="462547C8" w14:textId="166BB18A" w:rsidR="009C0B82" w:rsidRDefault="009C0B82">
      <w:pPr>
        <w:pStyle w:val="CommentText"/>
      </w:pPr>
      <w:r>
        <w:rPr>
          <w:rStyle w:val="CommentReference"/>
        </w:rPr>
        <w:annotationRef/>
      </w:r>
      <w:r>
        <w:t>I’m not sure you can make these definitive statements based on z-scored data. I think you can speak in relative terms when comparing the estimated states. What do the raw data show with respect to actual densities (fish/km)?</w:t>
      </w:r>
    </w:p>
  </w:comment>
  <w:comment w:id="39" w:author="Brian McGreal" w:date="2026-03-30T14:45:00Z" w:initials="BM">
    <w:p w14:paraId="23F275B2" w14:textId="5DA66F39" w:rsidR="00F9527E" w:rsidRDefault="00F9527E">
      <w:pPr>
        <w:pStyle w:val="CommentText"/>
      </w:pPr>
      <w:r>
        <w:rPr>
          <w:rStyle w:val="CommentReference"/>
        </w:rPr>
        <w:annotationRef/>
      </w:r>
      <w:r>
        <w:t>I can back transform the Indian River state estimates into raw values, but because the state estimate related to the region is derived from 35 index streams, I don’t have a single mean/sd to apply to those values..</w:t>
      </w:r>
    </w:p>
  </w:comment>
  <w:comment w:id="41" w:author="Brian McGreal" w:date="2026-03-30T15:05:00Z" w:initials="BM">
    <w:p w14:paraId="090708CA" w14:textId="463CCD79" w:rsidR="001B7645" w:rsidRDefault="001B7645">
      <w:pPr>
        <w:pStyle w:val="CommentText"/>
      </w:pPr>
      <w:r>
        <w:rPr>
          <w:rStyle w:val="CommentReference"/>
        </w:rPr>
        <w:annotationRef/>
      </w:r>
      <w:r>
        <w:t>Here again</w:t>
      </w:r>
    </w:p>
  </w:comment>
  <w:comment w:id="43" w:author="Brian E McGreal" w:date="2026-04-06T12:55:00Z" w:initials="BM">
    <w:p w14:paraId="2229C8D2" w14:textId="77777777" w:rsidR="00EC3B72" w:rsidRDefault="00EC3B72" w:rsidP="00EC3B72">
      <w:pPr>
        <w:pStyle w:val="CommentText"/>
      </w:pPr>
      <w:r>
        <w:rPr>
          <w:rStyle w:val="CommentReference"/>
        </w:rPr>
        <w:annotationRef/>
      </w:r>
      <w:r>
        <w:t>Can I say this?</w:t>
      </w:r>
    </w:p>
  </w:comment>
  <w:comment w:id="44" w:author="Brian McGreal" w:date="2026-04-01T12:38:00Z" w:initials="BM">
    <w:p w14:paraId="749D68C0" w14:textId="0B903244" w:rsidR="00B07643" w:rsidRDefault="00B07643">
      <w:pPr>
        <w:pStyle w:val="CommentText"/>
      </w:pPr>
      <w:r>
        <w:rPr>
          <w:rStyle w:val="CommentReference"/>
        </w:rPr>
        <w:annotationRef/>
      </w:r>
      <w:r>
        <w:t>Can I still say this stuff? Even though the one effect is not significant?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FC5461" w15:done="0"/>
  <w15:commentEx w15:paraId="61FC6D56" w15:done="0"/>
  <w15:commentEx w15:paraId="57FEDFCD" w15:done="0"/>
  <w15:commentEx w15:paraId="6BD11D19" w15:paraIdParent="57FEDFCD" w15:done="0"/>
  <w15:commentEx w15:paraId="1D25BEBF" w15:done="0"/>
  <w15:commentEx w15:paraId="5D9E908C" w15:paraIdParent="1D25BEBF" w15:done="0"/>
  <w15:commentEx w15:paraId="12ACF803" w15:done="0"/>
  <w15:commentEx w15:paraId="462547C8" w15:done="0"/>
  <w15:commentEx w15:paraId="23F275B2" w15:paraIdParent="462547C8" w15:done="0"/>
  <w15:commentEx w15:paraId="090708CA" w15:done="0"/>
  <w15:commentEx w15:paraId="2229C8D2" w15:done="0"/>
  <w15:commentEx w15:paraId="749D68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4F400C" w16cex:dateUtc="2026-04-06T22:02:00Z"/>
  <w16cex:commentExtensible w16cex:durableId="502D5DF3" w16cex:dateUtc="2026-03-24T23:49:00Z"/>
  <w16cex:commentExtensible w16cex:durableId="588C617E" w16cex:dateUtc="2026-03-06T14:22:00Z"/>
  <w16cex:commentExtensible w16cex:durableId="0DBE9D12" w16cex:dateUtc="2026-03-30T19:26:00Z"/>
  <w16cex:commentExtensible w16cex:durableId="4F05BC0A" w16cex:dateUtc="2026-03-06T14:28:00Z"/>
  <w16cex:commentExtensible w16cex:durableId="27350D5D" w16cex:dateUtc="2026-03-30T19:26:00Z"/>
  <w16cex:commentExtensible w16cex:durableId="50C632B6" w16cex:dateUtc="2026-03-30T21:58:00Z"/>
  <w16cex:commentExtensible w16cex:durableId="206F53A5" w16cex:dateUtc="2026-03-07T17:07:00Z"/>
  <w16cex:commentExtensible w16cex:durableId="44C801D1" w16cex:dateUtc="2026-03-30T21:45:00Z"/>
  <w16cex:commentExtensible w16cex:durableId="32D3276B" w16cex:dateUtc="2026-03-30T22:05:00Z"/>
  <w16cex:commentExtensible w16cex:durableId="5920609F" w16cex:dateUtc="2026-04-06T19:55:00Z"/>
  <w16cex:commentExtensible w16cex:durableId="0F2004AB" w16cex:dateUtc="2026-04-01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FC5461" w16cid:durableId="1A4F400C"/>
  <w16cid:commentId w16cid:paraId="61FC6D56" w16cid:durableId="502D5DF3"/>
  <w16cid:commentId w16cid:paraId="57FEDFCD" w16cid:durableId="588C617E"/>
  <w16cid:commentId w16cid:paraId="6BD11D19" w16cid:durableId="0DBE9D12"/>
  <w16cid:commentId w16cid:paraId="1D25BEBF" w16cid:durableId="4F05BC0A"/>
  <w16cid:commentId w16cid:paraId="5D9E908C" w16cid:durableId="27350D5D"/>
  <w16cid:commentId w16cid:paraId="12ACF803" w16cid:durableId="50C632B6"/>
  <w16cid:commentId w16cid:paraId="462547C8" w16cid:durableId="206F53A5"/>
  <w16cid:commentId w16cid:paraId="23F275B2" w16cid:durableId="44C801D1"/>
  <w16cid:commentId w16cid:paraId="090708CA" w16cid:durableId="32D3276B"/>
  <w16cid:commentId w16cid:paraId="2229C8D2" w16cid:durableId="5920609F"/>
  <w16cid:commentId w16cid:paraId="749D68C0" w16cid:durableId="0F2004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Brian McGreal">
    <w15:presenceInfo w15:providerId="Windows Live" w15:userId="4c81a134ebae7d72"/>
  </w15:person>
  <w15:person w15:author="Mark Scheuerell">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25AAD"/>
    <w:rsid w:val="00044435"/>
    <w:rsid w:val="000575C0"/>
    <w:rsid w:val="00060EB8"/>
    <w:rsid w:val="0006107E"/>
    <w:rsid w:val="00062BCE"/>
    <w:rsid w:val="000672D9"/>
    <w:rsid w:val="00070D06"/>
    <w:rsid w:val="00086DA1"/>
    <w:rsid w:val="00090DA1"/>
    <w:rsid w:val="00096995"/>
    <w:rsid w:val="00097C72"/>
    <w:rsid w:val="000A0753"/>
    <w:rsid w:val="000A36D5"/>
    <w:rsid w:val="000B2062"/>
    <w:rsid w:val="000B47AA"/>
    <w:rsid w:val="000C6459"/>
    <w:rsid w:val="000D21FB"/>
    <w:rsid w:val="000E5A64"/>
    <w:rsid w:val="000F7853"/>
    <w:rsid w:val="00105DEF"/>
    <w:rsid w:val="00106EE6"/>
    <w:rsid w:val="001111B6"/>
    <w:rsid w:val="00112BBF"/>
    <w:rsid w:val="00114A77"/>
    <w:rsid w:val="00121CF4"/>
    <w:rsid w:val="001262D0"/>
    <w:rsid w:val="001370D1"/>
    <w:rsid w:val="00143CB9"/>
    <w:rsid w:val="001509D8"/>
    <w:rsid w:val="00186361"/>
    <w:rsid w:val="0019013C"/>
    <w:rsid w:val="00197700"/>
    <w:rsid w:val="001A405D"/>
    <w:rsid w:val="001A6AA2"/>
    <w:rsid w:val="001B7645"/>
    <w:rsid w:val="001D457C"/>
    <w:rsid w:val="001D51EA"/>
    <w:rsid w:val="001D5683"/>
    <w:rsid w:val="001D716E"/>
    <w:rsid w:val="001E1CBF"/>
    <w:rsid w:val="001E29F4"/>
    <w:rsid w:val="001F775B"/>
    <w:rsid w:val="001F7F26"/>
    <w:rsid w:val="002059AF"/>
    <w:rsid w:val="00205B63"/>
    <w:rsid w:val="00207CF5"/>
    <w:rsid w:val="00216517"/>
    <w:rsid w:val="00223722"/>
    <w:rsid w:val="00226B01"/>
    <w:rsid w:val="002321EC"/>
    <w:rsid w:val="002321EF"/>
    <w:rsid w:val="00232D52"/>
    <w:rsid w:val="00246989"/>
    <w:rsid w:val="00252296"/>
    <w:rsid w:val="002657D1"/>
    <w:rsid w:val="00267F5F"/>
    <w:rsid w:val="00270CF9"/>
    <w:rsid w:val="00281853"/>
    <w:rsid w:val="00282BCA"/>
    <w:rsid w:val="00283E26"/>
    <w:rsid w:val="0029325E"/>
    <w:rsid w:val="002A355E"/>
    <w:rsid w:val="002A4213"/>
    <w:rsid w:val="002B1614"/>
    <w:rsid w:val="002B7623"/>
    <w:rsid w:val="002D28DF"/>
    <w:rsid w:val="002D76A3"/>
    <w:rsid w:val="002E34E7"/>
    <w:rsid w:val="00303024"/>
    <w:rsid w:val="003042E8"/>
    <w:rsid w:val="00306AE3"/>
    <w:rsid w:val="00310948"/>
    <w:rsid w:val="00321B88"/>
    <w:rsid w:val="0033098E"/>
    <w:rsid w:val="003323B4"/>
    <w:rsid w:val="00336763"/>
    <w:rsid w:val="00344905"/>
    <w:rsid w:val="00351AE4"/>
    <w:rsid w:val="003542B1"/>
    <w:rsid w:val="003633DB"/>
    <w:rsid w:val="00376A4E"/>
    <w:rsid w:val="003772FF"/>
    <w:rsid w:val="00383E1E"/>
    <w:rsid w:val="00391B74"/>
    <w:rsid w:val="003A279D"/>
    <w:rsid w:val="003B4882"/>
    <w:rsid w:val="003B6985"/>
    <w:rsid w:val="003B7704"/>
    <w:rsid w:val="003C5745"/>
    <w:rsid w:val="003C6E79"/>
    <w:rsid w:val="003C77AC"/>
    <w:rsid w:val="003D1E65"/>
    <w:rsid w:val="003D5D39"/>
    <w:rsid w:val="00402DA4"/>
    <w:rsid w:val="004040BD"/>
    <w:rsid w:val="00412816"/>
    <w:rsid w:val="00414541"/>
    <w:rsid w:val="004217D3"/>
    <w:rsid w:val="00421CE7"/>
    <w:rsid w:val="00427DB5"/>
    <w:rsid w:val="004327DF"/>
    <w:rsid w:val="00460B8F"/>
    <w:rsid w:val="00464050"/>
    <w:rsid w:val="00494B76"/>
    <w:rsid w:val="004A1DBD"/>
    <w:rsid w:val="004B019B"/>
    <w:rsid w:val="004B213C"/>
    <w:rsid w:val="004B21F9"/>
    <w:rsid w:val="004C58F2"/>
    <w:rsid w:val="004D0C78"/>
    <w:rsid w:val="004F779B"/>
    <w:rsid w:val="005078EE"/>
    <w:rsid w:val="00510E38"/>
    <w:rsid w:val="005227E4"/>
    <w:rsid w:val="005306BE"/>
    <w:rsid w:val="005363D0"/>
    <w:rsid w:val="005565C2"/>
    <w:rsid w:val="00556699"/>
    <w:rsid w:val="00572D2B"/>
    <w:rsid w:val="00574432"/>
    <w:rsid w:val="00576D64"/>
    <w:rsid w:val="00577064"/>
    <w:rsid w:val="005875E2"/>
    <w:rsid w:val="00591B05"/>
    <w:rsid w:val="00597FAB"/>
    <w:rsid w:val="005B1667"/>
    <w:rsid w:val="005B1CFB"/>
    <w:rsid w:val="005B3082"/>
    <w:rsid w:val="005B3ACD"/>
    <w:rsid w:val="005B7404"/>
    <w:rsid w:val="005C24C4"/>
    <w:rsid w:val="005C4DB8"/>
    <w:rsid w:val="005D4C4C"/>
    <w:rsid w:val="005D5E6A"/>
    <w:rsid w:val="005E3E9B"/>
    <w:rsid w:val="005F56EA"/>
    <w:rsid w:val="005F6F08"/>
    <w:rsid w:val="006002FE"/>
    <w:rsid w:val="00606257"/>
    <w:rsid w:val="00606949"/>
    <w:rsid w:val="00612D9D"/>
    <w:rsid w:val="00614E66"/>
    <w:rsid w:val="006178EC"/>
    <w:rsid w:val="00625D54"/>
    <w:rsid w:val="00626338"/>
    <w:rsid w:val="00633AFA"/>
    <w:rsid w:val="00647DF2"/>
    <w:rsid w:val="00654605"/>
    <w:rsid w:val="00666290"/>
    <w:rsid w:val="00670218"/>
    <w:rsid w:val="00672EBC"/>
    <w:rsid w:val="006745B4"/>
    <w:rsid w:val="00675815"/>
    <w:rsid w:val="006A0FFE"/>
    <w:rsid w:val="006B062A"/>
    <w:rsid w:val="006B1A2E"/>
    <w:rsid w:val="006B5A94"/>
    <w:rsid w:val="006C6D25"/>
    <w:rsid w:val="006D7969"/>
    <w:rsid w:val="006E0493"/>
    <w:rsid w:val="006E6B42"/>
    <w:rsid w:val="006F23FA"/>
    <w:rsid w:val="006F4BBF"/>
    <w:rsid w:val="00716B1F"/>
    <w:rsid w:val="00723599"/>
    <w:rsid w:val="00731AF8"/>
    <w:rsid w:val="00734A33"/>
    <w:rsid w:val="00737D2B"/>
    <w:rsid w:val="00740E18"/>
    <w:rsid w:val="00741B88"/>
    <w:rsid w:val="007635F3"/>
    <w:rsid w:val="00771AD2"/>
    <w:rsid w:val="00773DA7"/>
    <w:rsid w:val="00774006"/>
    <w:rsid w:val="00795151"/>
    <w:rsid w:val="007B0F67"/>
    <w:rsid w:val="007B55B0"/>
    <w:rsid w:val="007C003B"/>
    <w:rsid w:val="007C158F"/>
    <w:rsid w:val="007C46E2"/>
    <w:rsid w:val="007C5247"/>
    <w:rsid w:val="007F1518"/>
    <w:rsid w:val="007F5330"/>
    <w:rsid w:val="00802542"/>
    <w:rsid w:val="0080336B"/>
    <w:rsid w:val="00837571"/>
    <w:rsid w:val="00852E21"/>
    <w:rsid w:val="00855FD8"/>
    <w:rsid w:val="0086192A"/>
    <w:rsid w:val="0087213E"/>
    <w:rsid w:val="0087408B"/>
    <w:rsid w:val="00874BB8"/>
    <w:rsid w:val="00875B91"/>
    <w:rsid w:val="008A7255"/>
    <w:rsid w:val="008C0B8C"/>
    <w:rsid w:val="008C0E5E"/>
    <w:rsid w:val="008C144E"/>
    <w:rsid w:val="008C3130"/>
    <w:rsid w:val="008D0E15"/>
    <w:rsid w:val="008D1BFB"/>
    <w:rsid w:val="008D3168"/>
    <w:rsid w:val="008E583F"/>
    <w:rsid w:val="008E7DF4"/>
    <w:rsid w:val="008F33A8"/>
    <w:rsid w:val="009056D1"/>
    <w:rsid w:val="0091309E"/>
    <w:rsid w:val="0092693F"/>
    <w:rsid w:val="00931642"/>
    <w:rsid w:val="0093424C"/>
    <w:rsid w:val="0093781E"/>
    <w:rsid w:val="00942F0B"/>
    <w:rsid w:val="0096153E"/>
    <w:rsid w:val="009721BE"/>
    <w:rsid w:val="009754D5"/>
    <w:rsid w:val="00976473"/>
    <w:rsid w:val="0097710D"/>
    <w:rsid w:val="009845B1"/>
    <w:rsid w:val="009978CD"/>
    <w:rsid w:val="009A04D0"/>
    <w:rsid w:val="009A51C2"/>
    <w:rsid w:val="009A59EE"/>
    <w:rsid w:val="009B40CF"/>
    <w:rsid w:val="009B5B49"/>
    <w:rsid w:val="009B7CF2"/>
    <w:rsid w:val="009C0B82"/>
    <w:rsid w:val="009C0C6B"/>
    <w:rsid w:val="009C2CB3"/>
    <w:rsid w:val="009D4DE7"/>
    <w:rsid w:val="009D55B2"/>
    <w:rsid w:val="009E0479"/>
    <w:rsid w:val="009E2FA4"/>
    <w:rsid w:val="009F0991"/>
    <w:rsid w:val="009F55A2"/>
    <w:rsid w:val="009F6B38"/>
    <w:rsid w:val="00A017CB"/>
    <w:rsid w:val="00A21D8D"/>
    <w:rsid w:val="00A227BE"/>
    <w:rsid w:val="00A2387C"/>
    <w:rsid w:val="00A26CD8"/>
    <w:rsid w:val="00A368FA"/>
    <w:rsid w:val="00A407B8"/>
    <w:rsid w:val="00A43887"/>
    <w:rsid w:val="00A527C1"/>
    <w:rsid w:val="00A60972"/>
    <w:rsid w:val="00A6298E"/>
    <w:rsid w:val="00A64B5F"/>
    <w:rsid w:val="00A91C0C"/>
    <w:rsid w:val="00A928CA"/>
    <w:rsid w:val="00A93D33"/>
    <w:rsid w:val="00AB15D6"/>
    <w:rsid w:val="00AB32D2"/>
    <w:rsid w:val="00AC48BB"/>
    <w:rsid w:val="00AD445E"/>
    <w:rsid w:val="00AE03EE"/>
    <w:rsid w:val="00AE4507"/>
    <w:rsid w:val="00AE6A99"/>
    <w:rsid w:val="00AF5677"/>
    <w:rsid w:val="00B00D9B"/>
    <w:rsid w:val="00B07643"/>
    <w:rsid w:val="00B23CD2"/>
    <w:rsid w:val="00B40C10"/>
    <w:rsid w:val="00B424B2"/>
    <w:rsid w:val="00B50797"/>
    <w:rsid w:val="00B60336"/>
    <w:rsid w:val="00B66763"/>
    <w:rsid w:val="00B67742"/>
    <w:rsid w:val="00B94D98"/>
    <w:rsid w:val="00B96F76"/>
    <w:rsid w:val="00BA6468"/>
    <w:rsid w:val="00BB24CA"/>
    <w:rsid w:val="00BB43D3"/>
    <w:rsid w:val="00BB4FE2"/>
    <w:rsid w:val="00BD3740"/>
    <w:rsid w:val="00BD7B83"/>
    <w:rsid w:val="00BF04BF"/>
    <w:rsid w:val="00C02ADB"/>
    <w:rsid w:val="00C13D3C"/>
    <w:rsid w:val="00C16190"/>
    <w:rsid w:val="00C3066D"/>
    <w:rsid w:val="00C45B4E"/>
    <w:rsid w:val="00C60F0A"/>
    <w:rsid w:val="00C61B5A"/>
    <w:rsid w:val="00C64BF8"/>
    <w:rsid w:val="00C66ED1"/>
    <w:rsid w:val="00C80629"/>
    <w:rsid w:val="00C874A9"/>
    <w:rsid w:val="00C92B7C"/>
    <w:rsid w:val="00C9797F"/>
    <w:rsid w:val="00CA65D7"/>
    <w:rsid w:val="00CC7AA4"/>
    <w:rsid w:val="00CD3E62"/>
    <w:rsid w:val="00CD58A3"/>
    <w:rsid w:val="00CE0F1A"/>
    <w:rsid w:val="00CE633A"/>
    <w:rsid w:val="00D011BB"/>
    <w:rsid w:val="00D15E91"/>
    <w:rsid w:val="00D362A0"/>
    <w:rsid w:val="00D368CD"/>
    <w:rsid w:val="00D431CD"/>
    <w:rsid w:val="00D45C26"/>
    <w:rsid w:val="00D51675"/>
    <w:rsid w:val="00D56989"/>
    <w:rsid w:val="00D57B76"/>
    <w:rsid w:val="00D801ED"/>
    <w:rsid w:val="00D9784A"/>
    <w:rsid w:val="00DA70F0"/>
    <w:rsid w:val="00DB0CE4"/>
    <w:rsid w:val="00DC2443"/>
    <w:rsid w:val="00DC67C0"/>
    <w:rsid w:val="00DF0566"/>
    <w:rsid w:val="00DF38BD"/>
    <w:rsid w:val="00E06BFE"/>
    <w:rsid w:val="00E26A22"/>
    <w:rsid w:val="00E458B3"/>
    <w:rsid w:val="00E47684"/>
    <w:rsid w:val="00E64ABF"/>
    <w:rsid w:val="00E65279"/>
    <w:rsid w:val="00E65F33"/>
    <w:rsid w:val="00E72B3A"/>
    <w:rsid w:val="00E73316"/>
    <w:rsid w:val="00E82478"/>
    <w:rsid w:val="00E840C6"/>
    <w:rsid w:val="00EB0251"/>
    <w:rsid w:val="00EB1DB7"/>
    <w:rsid w:val="00EC3B72"/>
    <w:rsid w:val="00ED5857"/>
    <w:rsid w:val="00ED5A07"/>
    <w:rsid w:val="00ED6470"/>
    <w:rsid w:val="00ED689D"/>
    <w:rsid w:val="00EF0488"/>
    <w:rsid w:val="00EF2ADE"/>
    <w:rsid w:val="00EF3D97"/>
    <w:rsid w:val="00EF4CE3"/>
    <w:rsid w:val="00F01ACB"/>
    <w:rsid w:val="00F12190"/>
    <w:rsid w:val="00F26C13"/>
    <w:rsid w:val="00F275C7"/>
    <w:rsid w:val="00F302DE"/>
    <w:rsid w:val="00F4350E"/>
    <w:rsid w:val="00F45152"/>
    <w:rsid w:val="00F4609B"/>
    <w:rsid w:val="00F51DD2"/>
    <w:rsid w:val="00F5558B"/>
    <w:rsid w:val="00F6199D"/>
    <w:rsid w:val="00F66F22"/>
    <w:rsid w:val="00F67FB5"/>
    <w:rsid w:val="00F8028C"/>
    <w:rsid w:val="00F8072F"/>
    <w:rsid w:val="00F90233"/>
    <w:rsid w:val="00F9527E"/>
    <w:rsid w:val="00FA6A18"/>
    <w:rsid w:val="00FA7FF3"/>
    <w:rsid w:val="00FB4201"/>
    <w:rsid w:val="00FC2324"/>
    <w:rsid w:val="00FC76B3"/>
    <w:rsid w:val="00FD27F6"/>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nps.gov/cato/learn/news/reducing-deer-numbers-and-removing-invasive-plants-are-key-to-long-term-forest-health.htm" TargetMode="External"/><Relationship Id="rId18"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doi.gov/ocl/hearings/111/MountainPineBeetle_06160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ps.gov/sitk/index.htm%20"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mtalab.adfg.alaska.gov/OTO/marking.aspx" TargetMode="External"/><Relationship Id="rId5" Type="http://schemas.openxmlformats.org/officeDocument/2006/relationships/comments" Target="comments.xml"/><Relationship Id="rId15" Type="http://schemas.openxmlformats.org/officeDocument/2006/relationships/hyperlink" Target="https://www.nps.gov/grba/learn/management/organic-act-of-1916.htm%20" TargetMode="External"/><Relationship Id="rId10" Type="http://schemas.openxmlformats.org/officeDocument/2006/relationships/hyperlink" Target="https://www.adfg.alaska.gov/index.cfm?adfg=commercialbyareasoutheast.salmon_research_pin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nps.gov/articles/bison-history-yellowston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9955</Words>
  <Characters>55455</Characters>
  <Application>Microsoft Office Word</Application>
  <DocSecurity>0</DocSecurity>
  <Lines>792</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2</cp:revision>
  <dcterms:created xsi:type="dcterms:W3CDTF">2026-04-11T06:14:00Z</dcterms:created>
  <dcterms:modified xsi:type="dcterms:W3CDTF">2026-04-11T06:14:00Z</dcterms:modified>
</cp:coreProperties>
</file>