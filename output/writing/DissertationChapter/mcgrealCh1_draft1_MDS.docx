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A6A07" w14:textId="77777777" w:rsidR="00670218" w:rsidRPr="00D9784A" w:rsidRDefault="00670218" w:rsidP="00612D9D">
      <w:pPr>
        <w:pStyle w:val="ListParagraph"/>
        <w:spacing w:after="0" w:line="480" w:lineRule="auto"/>
        <w:ind w:left="360"/>
        <w:rPr>
          <w:b/>
          <w:bCs/>
          <w:u w:val="single"/>
        </w:rPr>
      </w:pPr>
      <w:bookmarkStart w:id="0" w:name="_Hlk201667573"/>
      <w:commentRangeStart w:id="1"/>
      <w:r w:rsidRPr="00D9784A">
        <w:rPr>
          <w:b/>
          <w:bCs/>
          <w:u w:val="single"/>
        </w:rPr>
        <w:t xml:space="preserve">Introduction </w:t>
      </w:r>
      <w:commentRangeEnd w:id="1"/>
      <w:r w:rsidR="00F6199D">
        <w:rPr>
          <w:rStyle w:val="CommentReference"/>
        </w:rPr>
        <w:commentReference w:id="1"/>
      </w:r>
    </w:p>
    <w:p w14:paraId="439291BE" w14:textId="20C3D6E0" w:rsidR="00670218" w:rsidRDefault="00670218" w:rsidP="00A017CB">
      <w:pPr>
        <w:spacing w:after="0" w:line="480" w:lineRule="auto"/>
        <w:ind w:firstLine="720"/>
      </w:pPr>
      <w:r>
        <w:t xml:space="preserve">Since its inception,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t>been to maintain abundances within a ‘natural range of variation’. Pursuant to this, park managers are often confronted with either the scarcity of native plant or animal species</w:t>
      </w:r>
      <w:r w:rsidR="005078EE">
        <w:t>,</w:t>
      </w:r>
      <w:r>
        <w:t xml:space="preserve"> or an abundance of non-native (exotic, invasive) species that may damage park ecosystems </w:t>
      </w:r>
      <w:r>
        <w:rPr>
          <w:rFonts w:cstheme="minorHAnsi"/>
          <w:color w:val="202122"/>
          <w:shd w:val="clear" w:color="auto" w:fill="FFFFFF"/>
        </w:rPr>
        <w:t>(National Park Service 2025a)</w:t>
      </w:r>
      <w:r>
        <w:t xml:space="preserve">. </w:t>
      </w:r>
      <w:commentRangeStart w:id="2"/>
      <w:r>
        <w:t xml:space="preserve">However, harm to ecosystems can also be driven by </w:t>
      </w:r>
      <w:r w:rsidR="005078EE">
        <w:t>the</w:t>
      </w:r>
      <w:r>
        <w:t xml:space="preserve"> hyperabundance of a native species, due either to shifting regional trends in habitat suitability, to direct (and often anthropogenic) intervention, or to a combination of these factors (</w:t>
      </w:r>
      <w:proofErr w:type="spellStart"/>
      <w:r>
        <w:t>Sambaraju</w:t>
      </w:r>
      <w:proofErr w:type="spellEnd"/>
      <w:r>
        <w:t xml:space="preserve"> and </w:t>
      </w:r>
      <w:proofErr w:type="spellStart"/>
      <w:r>
        <w:t>Goodsman</w:t>
      </w:r>
      <w:proofErr w:type="spellEnd"/>
      <w:r>
        <w:t xml:space="preserve"> 2021, Beckett et al. 2022, Moore et al. 2023)</w:t>
      </w:r>
      <w:commentRangeEnd w:id="2"/>
      <w:r w:rsidR="00F6199D">
        <w:rPr>
          <w:rStyle w:val="CommentReference"/>
        </w:rPr>
        <w:commentReference w:id="2"/>
      </w:r>
      <w:r>
        <w:t xml:space="preserve">. </w:t>
      </w:r>
      <w:r w:rsidR="005078EE">
        <w:t>For example, in Yellowstone National Park, native mountain pine beetles (</w:t>
      </w:r>
      <w:r w:rsidR="005078EE">
        <w:rPr>
          <w:i/>
          <w:iCs/>
        </w:rPr>
        <w:t xml:space="preserve">Dendroctonus </w:t>
      </w:r>
      <w:proofErr w:type="spellStart"/>
      <w:r w:rsidR="005078EE">
        <w:rPr>
          <w:i/>
          <w:iCs/>
        </w:rPr>
        <w:t>ponderosae</w:t>
      </w:r>
      <w:proofErr w:type="spellEnd"/>
      <w:r w:rsidR="005078EE">
        <w:t>) have recently decimated coniferous forests due to a lack of cold winter temperatures, which have traditionally limited the insects’ numbers and, by extension, their impacts on forests (Gibson et al. 2008). Likewise, in many midwestern and eastern national parks, habitat alterations and the extirpation of natural predators outside park boundaries have led to unprecedented densities of white-tailed deer (</w:t>
      </w:r>
      <w:r w:rsidR="005078EE">
        <w:rPr>
          <w:i/>
          <w:iCs/>
        </w:rPr>
        <w:t>Odocoileus virginianus</w:t>
      </w:r>
      <w:r w:rsidR="005078EE">
        <w:t xml:space="preserve">), capable of intense foraging on vegetation and the depletion of resources on which other species depend (Miller et al. 2023). </w:t>
      </w:r>
      <w:r>
        <w:t>While there is little debate that these occurrences generate a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 xml:space="preserve">finding themselves confronted with such issues must make careful and informed decisions based on the best </w:t>
      </w:r>
      <w:r w:rsidR="00A017CB">
        <w:lastRenderedPageBreak/>
        <w:t>scientific information available</w:t>
      </w:r>
      <w:r>
        <w:t xml:space="preserve"> as they seek to interpret and implement the mandate to preserve resources in a natural condition. </w:t>
      </w:r>
    </w:p>
    <w:p w14:paraId="0DCE0F57" w14:textId="640781DB" w:rsidR="00670218" w:rsidRDefault="00670218" w:rsidP="00A017CB">
      <w:pPr>
        <w:spacing w:after="0" w:line="480" w:lineRule="auto"/>
        <w:ind w:firstLine="360"/>
      </w:pPr>
      <w:commentRangeStart w:id="3"/>
      <w:r>
        <w:t xml:space="preserve">With these ideas in mind, my research focuses on </w:t>
      </w:r>
      <w:commentRangeEnd w:id="3"/>
      <w:r w:rsidR="009B40CF">
        <w:rPr>
          <w:rStyle w:val="CommentReference"/>
        </w:rPr>
        <w:commentReference w:id="3"/>
      </w:r>
      <w:r>
        <w:t>Sitka National Historical Park (SITK) in Sitka, Alaska, a small 112-acre coastal park located in the state’s south</w:t>
      </w:r>
      <w:r w:rsidR="00A017CB">
        <w:t>east</w:t>
      </w:r>
      <w:r>
        <w:t xml:space="preserve">ern panhandle. SITK was designated a National Monument in 1910 and park in 1972, primarily </w:t>
      </w:r>
      <w:r w:rsidRPr="00A017CB">
        <w:rPr>
          <w:rFonts w:cstheme="minorHAnsi"/>
          <w:color w:val="202122"/>
          <w:shd w:val="clear" w:color="auto" w:fill="FFFFFF"/>
        </w:rPr>
        <w:t>to</w:t>
      </w:r>
      <w:r>
        <w:t xml:space="preserve"> conserve the site of an 1804 battle </w:t>
      </w:r>
      <w:r w:rsidRPr="00A017CB">
        <w:rPr>
          <w:rFonts w:cstheme="minorHAnsi"/>
          <w:color w:val="202122"/>
          <w:shd w:val="clear" w:color="auto" w:fill="FFFFFF"/>
        </w:rPr>
        <w:t xml:space="preserve">between the native Tlingit </w:t>
      </w:r>
      <w:proofErr w:type="spellStart"/>
      <w:r w:rsidRPr="00A017CB">
        <w:rPr>
          <w:rFonts w:cstheme="minorHAnsi"/>
          <w:color w:val="202122"/>
          <w:shd w:val="clear" w:color="auto" w:fill="FFFFFF"/>
        </w:rPr>
        <w:t>Kiks.ádi</w:t>
      </w:r>
      <w:proofErr w:type="spellEnd"/>
      <w:r w:rsidRPr="00A017CB">
        <w:rPr>
          <w:rFonts w:cstheme="minorHAnsi"/>
          <w:color w:val="202122"/>
          <w:shd w:val="clear" w:color="auto" w:fill="FFFFFF"/>
        </w:rPr>
        <w:t xml:space="preserve"> clan and Russian colonizers </w:t>
      </w:r>
      <w:r>
        <w:t>(National Park Service 2025b)</w:t>
      </w:r>
      <w:r w:rsidRPr="00A017CB">
        <w:rPr>
          <w:rFonts w:cstheme="minorHAnsi"/>
          <w:color w:val="202122"/>
          <w:shd w:val="clear" w:color="auto" w:fill="FFFFFF"/>
        </w:rPr>
        <w:t xml:space="preserve">.  </w:t>
      </w:r>
      <w:commentRangeStart w:id="4"/>
      <w:r w:rsidRPr="00A017CB">
        <w:rPr>
          <w:rFonts w:cstheme="minorHAnsi"/>
          <w:color w:val="202122"/>
          <w:shd w:val="clear" w:color="auto" w:fill="FFFFFF"/>
        </w:rPr>
        <w:t xml:space="preserve">The park, which </w:t>
      </w:r>
      <w:r>
        <w:t>features a series of totem poles along designated trails and active traditional totem carving activities</w:t>
      </w:r>
      <w:r w:rsidRPr="00A017CB">
        <w:rPr>
          <w:rFonts w:cstheme="minorHAnsi"/>
          <w:color w:val="202122"/>
          <w:shd w:val="clear" w:color="auto" w:fill="FFFFFF"/>
        </w:rPr>
        <w:t xml:space="preserve">, is visited by tens of thousands of tourists each year </w:t>
      </w:r>
      <w:r>
        <w:t xml:space="preserve">who learn about the history of Sitka and Tlingit culture. </w:t>
      </w:r>
      <w:commentRangeEnd w:id="4"/>
      <w:r w:rsidR="009B40CF">
        <w:rPr>
          <w:rStyle w:val="CommentReference"/>
        </w:rPr>
        <w:commentReference w:id="4"/>
      </w:r>
      <w:r>
        <w:t>While its foundational purpose is the preservation of a historical event, today the park is managed to</w:t>
      </w:r>
      <w:r w:rsidRPr="00A017CB">
        <w:rPr>
          <w:rFonts w:cstheme="minorHAnsi"/>
          <w:color w:val="202122"/>
          <w:shd w:val="clear" w:color="auto" w:fill="FFFFFF"/>
        </w:rPr>
        <w:t xml:space="preserve"> preserve the </w:t>
      </w:r>
      <w:r w:rsidR="00A017CB">
        <w:t>ecosystems</w:t>
      </w:r>
      <w:r w:rsidR="00A017CB" w:rsidRPr="00A017CB">
        <w:rPr>
          <w:rFonts w:cstheme="minorHAnsi"/>
          <w:color w:val="202122"/>
          <w:shd w:val="clear" w:color="auto" w:fill="FFFFFF"/>
        </w:rPr>
        <w:t xml:space="preserve"> </w:t>
      </w:r>
      <w:r w:rsidR="00A017CB">
        <w:rPr>
          <w:rFonts w:cstheme="minorHAnsi"/>
          <w:color w:val="202122"/>
          <w:shd w:val="clear" w:color="auto" w:fill="FFFFFF"/>
        </w:rPr>
        <w:t xml:space="preserve">and </w:t>
      </w:r>
      <w:r w:rsidRPr="00A017CB">
        <w:rPr>
          <w:rFonts w:cstheme="minorHAnsi"/>
          <w:color w:val="202122"/>
          <w:shd w:val="clear" w:color="auto" w:fill="FFFFFF"/>
        </w:rPr>
        <w:t>natural resources present in the surrounding area,</w:t>
      </w:r>
      <w:r>
        <w:t xml:space="preserve"> </w:t>
      </w:r>
      <w:r w:rsidR="00A017CB">
        <w:t xml:space="preserve">including </w:t>
      </w:r>
      <w:r>
        <w:t>mature spruce-hemlock forests and the Indian River, the main reach and intertidal area of which fall within park boundaries</w:t>
      </w:r>
    </w:p>
    <w:p w14:paraId="6E37A897" w14:textId="551496FE" w:rsidR="00670218" w:rsidRDefault="00670218" w:rsidP="00A017CB">
      <w:pPr>
        <w:spacing w:after="0" w:line="480" w:lineRule="auto"/>
        <w:ind w:firstLine="360"/>
      </w:pPr>
      <w:r w:rsidRPr="00A017CB">
        <w:rPr>
          <w:rFonts w:cstheme="minorHAnsi"/>
          <w:color w:val="202122"/>
          <w:shd w:val="clear" w:color="auto" w:fill="FFFFFF"/>
        </w:rPr>
        <w:t xml:space="preserve">Since time immemorial </w:t>
      </w:r>
      <w:proofErr w:type="spellStart"/>
      <w:r w:rsidRPr="00A017CB">
        <w:rPr>
          <w:rFonts w:cstheme="minorHAnsi"/>
          <w:color w:val="202122"/>
          <w:u w:val="single"/>
          <w:shd w:val="clear" w:color="auto" w:fill="FFFFFF"/>
        </w:rPr>
        <w:t>K</w:t>
      </w:r>
      <w:r w:rsidRPr="00A017CB">
        <w:rPr>
          <w:rFonts w:cstheme="minorHAnsi"/>
          <w:color w:val="202122"/>
          <w:shd w:val="clear" w:color="auto" w:fill="FFFFFF"/>
        </w:rPr>
        <w:t>aasda</w:t>
      </w:r>
      <w:proofErr w:type="spellEnd"/>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Héen</w:t>
      </w:r>
      <w:proofErr w:type="spellEnd"/>
      <w:r w:rsidRPr="00A017CB">
        <w:rPr>
          <w:rFonts w:cstheme="minorHAnsi"/>
          <w:color w:val="202122"/>
          <w:shd w:val="clear" w:color="auto" w:fill="FFFFFF"/>
        </w:rPr>
        <w:t xml:space="preserve"> (the Indian River) has been the location of a fishing camp and harvesting site for the </w:t>
      </w:r>
      <w:proofErr w:type="spellStart"/>
      <w:r w:rsidRPr="00A017CB">
        <w:rPr>
          <w:rFonts w:cstheme="minorHAnsi"/>
          <w:color w:val="202122"/>
          <w:shd w:val="clear" w:color="auto" w:fill="FFFFFF"/>
        </w:rPr>
        <w:t>Kiks.ádi</w:t>
      </w:r>
      <w:proofErr w:type="spellEnd"/>
      <w:r w:rsidRPr="00A017CB">
        <w:rPr>
          <w:rFonts w:cstheme="minorHAnsi"/>
          <w:color w:val="202122"/>
          <w:shd w:val="clear" w:color="auto" w:fill="FFFFFF"/>
        </w:rPr>
        <w:t xml:space="preserve"> clan, and particularly valued for its close proximity to the clan’s winter villages, as well as for hosting runs of a variety of Pacific salmon species, including chum (</w:t>
      </w:r>
      <w:r w:rsidRPr="00A017CB">
        <w:rPr>
          <w:i/>
          <w:iCs/>
        </w:rPr>
        <w:t xml:space="preserve">Oncorhynchus keta, </w:t>
      </w:r>
      <w:proofErr w:type="spellStart"/>
      <w:r w:rsidRPr="00A017CB">
        <w:rPr>
          <w:i/>
          <w:iCs/>
        </w:rPr>
        <w:t>T</w:t>
      </w:r>
      <w:r w:rsidRPr="00EB397D">
        <w:t>éel</w:t>
      </w:r>
      <w:proofErr w:type="spellEnd"/>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L’ook</w:t>
      </w:r>
      <w:proofErr w:type="spellEnd"/>
      <w:r w:rsidRPr="00A017CB">
        <w:rPr>
          <w:rFonts w:cstheme="minorHAnsi"/>
          <w:color w:val="202122"/>
          <w:shd w:val="clear" w:color="auto" w:fill="FFFFFF"/>
        </w:rPr>
        <w:t>), Chinook (</w:t>
      </w:r>
      <w:r w:rsidRPr="00A017CB">
        <w:rPr>
          <w:rFonts w:cstheme="minorHAnsi"/>
          <w:i/>
          <w:iCs/>
          <w:color w:val="202122"/>
          <w:shd w:val="clear" w:color="auto" w:fill="FFFFFF"/>
        </w:rPr>
        <w:t>O. tshawytscha</w:t>
      </w:r>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T’a</w:t>
      </w:r>
      <w:proofErr w:type="spellEnd"/>
      <w:r w:rsidRPr="00A017CB">
        <w:rPr>
          <w:rFonts w:cstheme="minorHAnsi"/>
          <w:color w:val="202122"/>
          <w:shd w:val="clear" w:color="auto" w:fill="FFFFFF"/>
        </w:rPr>
        <w:t>́), and pink salmon (</w:t>
      </w:r>
      <w:r w:rsidRPr="00A017CB">
        <w:rPr>
          <w:rFonts w:cstheme="minorHAnsi"/>
          <w:i/>
          <w:iCs/>
          <w:color w:val="202122"/>
          <w:shd w:val="clear" w:color="auto" w:fill="FFFFFF"/>
        </w:rPr>
        <w:t xml:space="preserve">O. </w:t>
      </w:r>
      <w:proofErr w:type="spellStart"/>
      <w:r w:rsidRPr="00A017CB">
        <w:rPr>
          <w:rFonts w:cstheme="minorHAnsi"/>
          <w:i/>
          <w:iCs/>
          <w:color w:val="202122"/>
          <w:shd w:val="clear" w:color="auto" w:fill="FFFFFF"/>
        </w:rPr>
        <w:t>gorbuscha</w:t>
      </w:r>
      <w:proofErr w:type="spellEnd"/>
      <w:r w:rsidRPr="00A017CB">
        <w:rPr>
          <w:rFonts w:cstheme="minorHAnsi"/>
          <w:color w:val="202122"/>
          <w:shd w:val="clear" w:color="auto" w:fill="FFFFFF"/>
        </w:rPr>
        <w:t xml:space="preserve">, </w:t>
      </w:r>
      <w:proofErr w:type="spellStart"/>
      <w:r w:rsidRPr="00A017CB">
        <w:rPr>
          <w:rFonts w:cstheme="minorHAnsi"/>
          <w:color w:val="202122"/>
          <w:shd w:val="clear" w:color="auto" w:fill="FFFFFF"/>
        </w:rPr>
        <w:t>Cháas</w:t>
      </w:r>
      <w:proofErr w:type="spellEnd"/>
      <w:r w:rsidRPr="00A017CB">
        <w:rPr>
          <w:rFonts w:cstheme="minorHAnsi"/>
          <w:color w:val="202122"/>
          <w:shd w:val="clear" w:color="auto" w:fill="FFFFFF"/>
        </w:rPr>
        <w:t>’)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Eggs hatch in the winter and in the </w:t>
      </w:r>
      <w:proofErr w:type="gramStart"/>
      <w:r w:rsidRPr="00A017CB">
        <w:rPr>
          <w:rFonts w:cstheme="minorHAnsi"/>
          <w:color w:val="202122"/>
          <w:shd w:val="clear" w:color="auto" w:fill="FFFFFF"/>
        </w:rPr>
        <w:t>spring</w:t>
      </w:r>
      <w:proofErr w:type="gramEnd"/>
      <w:r w:rsidRPr="00A017CB">
        <w:rPr>
          <w:rFonts w:cstheme="minorHAnsi"/>
          <w:color w:val="202122"/>
          <w:shd w:val="clear" w:color="auto" w:fill="FFFFFF"/>
        </w:rPr>
        <w:t xml:space="preserve"> </w:t>
      </w:r>
      <w:r>
        <w:t xml:space="preserve">juveniles immediately </w:t>
      </w:r>
      <w:r w:rsidRPr="00CD14B8">
        <w:t xml:space="preserve">enter the ocean, </w:t>
      </w:r>
      <w:r>
        <w:t>with all members of a brood</w:t>
      </w:r>
      <w:r w:rsidRPr="00CD14B8">
        <w:t xml:space="preserve"> return</w:t>
      </w:r>
      <w:r>
        <w:t>ing</w:t>
      </w:r>
      <w:r w:rsidRPr="00CD14B8">
        <w:t xml:space="preserve"> to spawn</w:t>
      </w:r>
      <w:r>
        <w:t xml:space="preserve"> the following fall, at two years of age</w:t>
      </w:r>
      <w:r w:rsidRPr="00CD14B8">
        <w:t xml:space="preserve">. This leads to two genetically distinct runs </w:t>
      </w:r>
      <w:r>
        <w:t xml:space="preserve">of salmon inhabiting the same stream </w:t>
      </w:r>
      <w:r w:rsidRPr="00CD14B8">
        <w:t>in even numbered and odd numbered years</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lastRenderedPageBreak/>
        <w:t xml:space="preserve">year pink salmon </w:t>
      </w:r>
      <w:r>
        <w:t>r</w:t>
      </w:r>
      <w:r w:rsidRPr="00CD14B8">
        <w:t>uns that are approximately equal in abundance</w:t>
      </w:r>
      <w:r>
        <w:t xml:space="preserve"> (Alaska Department of Fish and Game 2024a)</w:t>
      </w:r>
      <w:r w:rsidRPr="00CD14B8">
        <w:t>.</w:t>
      </w:r>
    </w:p>
    <w:p w14:paraId="0CDB0A55" w14:textId="54D420C0" w:rsidR="00670218" w:rsidRDefault="00670218" w:rsidP="00A017CB">
      <w:pPr>
        <w:spacing w:after="0" w:line="480" w:lineRule="auto"/>
        <w:ind w:firstLine="36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regularly exceeding 100,000 fish annually (</w:t>
      </w:r>
      <w:proofErr w:type="spellStart"/>
      <w:r>
        <w:t>Stopha</w:t>
      </w:r>
      <w:proofErr w:type="spellEnd"/>
      <w:r>
        <w:t xml:space="preserve"> 2015). High abundances of salmon are concerning to park managers because, particularly when occurring at the same time as low in-stream flows, high fish densities can impact the Indian River’s ability to sustain other resident fish species by crashing in-stream dissolved oxygen concentrations (Sergeant et al. 2023). High salmon densities are a naturally occurring phenomenon across the Pacific Rim, and incidences of high densities leading to low egg to fry survival and reduced recruitment or contributing to depleted in stream oxygen levels have been recorded </w:t>
      </w:r>
      <w:r w:rsidR="00E47684">
        <w:t xml:space="preserve">throughout southeast Alaska </w:t>
      </w:r>
      <w:r>
        <w:t xml:space="preserve">(Sergeant et al. 2017, Tillotson and Quinn 2017). </w:t>
      </w:r>
    </w:p>
    <w:p w14:paraId="012C3E04" w14:textId="4B4249E4" w:rsidR="00670218" w:rsidRDefault="00670218" w:rsidP="00A017CB">
      <w:pPr>
        <w:spacing w:after="0" w:line="480" w:lineRule="auto"/>
        <w:ind w:firstLine="36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w:t>
      </w:r>
      <w:proofErr w:type="spellStart"/>
      <w:r>
        <w:t>Stopha</w:t>
      </w:r>
      <w:proofErr w:type="spellEnd"/>
      <w:r>
        <w:t xml:space="preserve"> 2015). The college, </w:t>
      </w:r>
      <w:r w:rsidR="009A59EE">
        <w:t>initially “laid out as a kind of utopian experiment in assimilating Natives into ‘civilized’ Christian living”</w:t>
      </w:r>
      <w:r>
        <w:t xml:space="preserve">, was at its 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 xml:space="preserve">This water is </w:t>
      </w:r>
      <w:r w:rsidRPr="00CD14B8">
        <w:lastRenderedPageBreak/>
        <w:t>used to rear salmon fry, which imprint on its distinct chemical signature</w:t>
      </w:r>
      <w:r>
        <w:t>, and also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t xml:space="preserve">pink salmon at </w:t>
      </w:r>
      <w:r>
        <w:t xml:space="preserve">the Indian River (even years) and </w:t>
      </w:r>
      <w:r w:rsidRPr="00CD14B8">
        <w:t>nearby Starrigavan Creek</w:t>
      </w:r>
      <w:r>
        <w:t xml:space="preserve"> (odd years) (</w:t>
      </w:r>
      <w:proofErr w:type="spellStart"/>
      <w:r>
        <w:t>Stopha</w:t>
      </w:r>
      <w:proofErr w:type="spellEnd"/>
      <w:r>
        <w:t xml:space="preserve"> 2</w:t>
      </w:r>
      <w:r w:rsidR="0087408B">
        <w:t>01</w:t>
      </w:r>
      <w:r>
        <w:t>5).</w:t>
      </w:r>
    </w:p>
    <w:p w14:paraId="3F008B98" w14:textId="0B81ECC4" w:rsidR="00670218" w:rsidRDefault="00670218" w:rsidP="00A017CB">
      <w:pPr>
        <w:spacing w:after="0" w:line="480" w:lineRule="auto"/>
        <w:ind w:firstLine="36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(proximity illustrated in Figure </w:t>
      </w:r>
      <w:r w:rsidR="00A368FA">
        <w:t>1</w:t>
      </w:r>
      <w:r w:rsidR="00F8072F">
        <w:t>)</w:t>
      </w:r>
      <w:r>
        <w:t xml:space="preserve">. Hatchery-origin fish at Indian River can be distinguished from natural-origin fish because all pink salmon released by the hatchery are subject to a process called otolith marking, in which small carbonate bodies located in the inner ‘ears’ of </w:t>
      </w:r>
      <w:r>
        <w:lastRenderedPageBreak/>
        <w:t>fishes are marked with a distinct pattern. This pattern is produced during incubation, when salmon eggs are exposed to a carefully controlled regime of dry periods and periods submerged in water, leaving a pattern on the otoliths of each fish reflecting a specific hatchery of origin (</w:t>
      </w:r>
      <w:proofErr w:type="spellStart"/>
      <w:r>
        <w:t>Stopha</w:t>
      </w:r>
      <w:proofErr w:type="spellEnd"/>
      <w:r>
        <w:t xml:space="preserve"> 2015, Alaska Department of Fish and Game 2024b).  When salmon return to spawn as adults, biologists can collect these otoliths and determine whether the adult fish sampled in the Indian River are of hatchery or wild origin. Surveying efforts at Indian River have at times found stray pink salmon from Sheldon Jackson Hatchery making up one third of all individuals sampled in a given year. However, rates observed vary considerably, perhaps due to the time of year pink salmon are sampled, with some surveys observing rates of straying closer to 10% (Gende and Carter 2015). </w:t>
      </w:r>
    </w:p>
    <w:p w14:paraId="413C51F5" w14:textId="2E1AE005" w:rsidR="00B67742" w:rsidRDefault="00A368FA" w:rsidP="00B67742">
      <w:pPr>
        <w:spacing w:after="0" w:line="480" w:lineRule="auto"/>
        <w:ind w:firstLine="36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streams’ throughout southeast 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w:t>
      </w:r>
      <w:commentRangeStart w:id="5"/>
      <w:commentRangeStart w:id="6"/>
      <w:r>
        <w:t>Figure</w:t>
      </w:r>
      <w:r w:rsidR="00A527C1">
        <w:t>s</w:t>
      </w:r>
      <w:r>
        <w:t xml:space="preserve"> 2 </w:t>
      </w:r>
      <w:r w:rsidR="00A527C1">
        <w:t xml:space="preserve">&amp; 3 </w:t>
      </w:r>
      <w:r>
        <w:t xml:space="preserve">describe peak escapement </w:t>
      </w:r>
      <w:r w:rsidR="00ED5857">
        <w:t>o</w:t>
      </w:r>
      <w:r w:rsidR="003C77AC">
        <w:t>f</w:t>
      </w:r>
      <w:r w:rsidR="00ED5857">
        <w:t xml:space="preserve"> salmon runs </w:t>
      </w:r>
      <w:r>
        <w:t>recorded</w:t>
      </w:r>
      <w:r w:rsidR="003C77AC">
        <w:t xml:space="preserve"> between 1960 and 202</w:t>
      </w:r>
      <w:r w:rsidR="00A527C1">
        <w:t>3</w:t>
      </w:r>
      <w:r>
        <w:t xml:space="preserve"> at </w:t>
      </w:r>
      <w:r w:rsidR="00A527C1">
        <w:t xml:space="preserve">Indian River and </w:t>
      </w:r>
      <w:r>
        <w:t>35 pink salmon streams</w:t>
      </w:r>
      <w:r w:rsidR="00A527C1">
        <w:t>, all</w:t>
      </w:r>
      <w:r w:rsidR="00ED5857">
        <w:t xml:space="preserve"> located in what ADFG designates as the ‘Northern Southeast (Outside)’ region.</w:t>
      </w:r>
      <w:commentRangeEnd w:id="5"/>
      <w:r w:rsidR="00A91C0C">
        <w:rPr>
          <w:rStyle w:val="CommentReference"/>
        </w:rPr>
        <w:commentReference w:id="5"/>
      </w:r>
      <w:r>
        <w:t xml:space="preserve"> </w:t>
      </w:r>
      <w:r w:rsidR="00F90233">
        <w:t>A cursory</w:t>
      </w:r>
      <w:r w:rsidR="00A527C1">
        <w:t xml:space="preserve"> inspection of these figures </w:t>
      </w:r>
      <w:r w:rsidR="00F90233">
        <w:lastRenderedPageBreak/>
        <w:t xml:space="preserve">suggests </w:t>
      </w:r>
      <w:r w:rsidR="00B67742">
        <w:t>that</w:t>
      </w:r>
      <w:r w:rsidR="00F90233">
        <w:t xml:space="preserve"> abundances of returning pink salmon have generally been on the rise throughout the region over the last few decades, and </w:t>
      </w:r>
      <w:r w:rsidR="00B67742">
        <w:t>that</w:t>
      </w:r>
      <w:r w:rsidR="00F90233">
        <w:t xml:space="preserve"> </w:t>
      </w:r>
      <w:r w:rsidR="00A527C1">
        <w:t xml:space="preserve">Indian River pink salmon are returning in </w:t>
      </w:r>
      <w:r w:rsidR="00B67742">
        <w:t>densities</w:t>
      </w:r>
      <w:r w:rsidR="00A527C1">
        <w:t xml:space="preserve"> </w:t>
      </w:r>
      <w:r w:rsidR="00F90233">
        <w:t xml:space="preserve">consistent with those observed in nearby </w:t>
      </w:r>
      <w:r w:rsidR="00B67742">
        <w:t xml:space="preserve">index </w:t>
      </w:r>
      <w:r w:rsidR="00F90233">
        <w:t xml:space="preserve">streams. </w:t>
      </w:r>
      <w:r w:rsidR="00606949">
        <w:t>While this is somewhat compelling, visual inspection of a few dozen time series is not sufficient to conclude whether and to what extent Sheldon Jackson Hatchery has influenced pink salmon abundance at Indian River.</w:t>
      </w:r>
      <w:commentRangeEnd w:id="6"/>
      <w:r w:rsidR="00A91C0C">
        <w:rPr>
          <w:rStyle w:val="CommentReference"/>
        </w:rPr>
        <w:commentReference w:id="6"/>
      </w:r>
      <w:r w:rsidR="00606949">
        <w:t xml:space="preserve">  </w:t>
      </w:r>
    </w:p>
    <w:p w14:paraId="2A043FF9" w14:textId="4FC49D92" w:rsidR="00670218" w:rsidRDefault="00670218" w:rsidP="00B67742">
      <w:pPr>
        <w:spacing w:after="0" w:line="480" w:lineRule="auto"/>
        <w:ind w:firstLine="360"/>
      </w:pPr>
      <w:commentRangeStart w:id="7"/>
      <w:r>
        <w:t xml:space="preserve">My research seeks to assess whether the abundances of pink salmon observed in recent decades at Indian River exist within a natural range of variation relative to pink salmon streams elsewhere in the region. </w:t>
      </w:r>
      <w:r w:rsidR="00B67742">
        <w:t>Additionally,</w:t>
      </w:r>
      <w:r>
        <w:t xml:space="preserve"> </w:t>
      </w:r>
      <w:r w:rsidR="00606949">
        <w:t>my</w:t>
      </w:r>
      <w:r>
        <w:t xml:space="preserve"> research </w:t>
      </w:r>
      <w:r w:rsidR="00B67742">
        <w:t>explore</w:t>
      </w:r>
      <w:r w:rsidR="00606949">
        <w:t>s</w:t>
      </w:r>
      <w:r w:rsidR="00B67742">
        <w:t xml:space="preserve"> whether a causal relationship exists between the operations of Sheldon Jackson Hatchery and the increased pink salmon abundances observed at Indian River since </w:t>
      </w:r>
      <w:proofErr w:type="gramStart"/>
      <w:r w:rsidR="00B67742">
        <w:t>1980</w:t>
      </w:r>
      <w:r w:rsidR="00606949">
        <w:t>, and</w:t>
      </w:r>
      <w:proofErr w:type="gramEnd"/>
      <w:r w:rsidR="00606949">
        <w:t xml:space="preserve"> estimates</w:t>
      </w:r>
      <w:r>
        <w:t xml:space="preserve"> the effect SJH operations have had on abundances of pink salmon at Indian River over time.</w:t>
      </w:r>
      <w:commentRangeEnd w:id="7"/>
      <w:r w:rsidR="00A91C0C">
        <w:rPr>
          <w:rStyle w:val="CommentReference"/>
        </w:rPr>
        <w:commentReference w:id="7"/>
      </w:r>
      <w:r>
        <w:t xml:space="preserve">  </w:t>
      </w:r>
    </w:p>
    <w:p w14:paraId="0016F865" w14:textId="77777777" w:rsidR="00670218" w:rsidRPr="000D7F29" w:rsidRDefault="00670218" w:rsidP="00612D9D">
      <w:pPr>
        <w:pStyle w:val="ListParagraph"/>
        <w:spacing w:after="0" w:line="480" w:lineRule="auto"/>
        <w:ind w:left="360"/>
        <w:rPr>
          <w:b/>
          <w:bCs/>
        </w:rPr>
      </w:pPr>
    </w:p>
    <w:p w14:paraId="0C43F25E" w14:textId="77777777" w:rsidR="00670218" w:rsidRDefault="00670218" w:rsidP="00A017CB">
      <w:pPr>
        <w:spacing w:after="0" w:line="480" w:lineRule="auto"/>
        <w:rPr>
          <w:b/>
          <w:bCs/>
          <w:u w:val="single"/>
        </w:rPr>
      </w:pPr>
      <w:r w:rsidRPr="00A017CB">
        <w:rPr>
          <w:b/>
          <w:bCs/>
          <w:u w:val="single"/>
        </w:rPr>
        <w:t>Methods</w:t>
      </w:r>
    </w:p>
    <w:p w14:paraId="6C5B3A0B" w14:textId="16916C3C" w:rsidR="00C64BF8" w:rsidRPr="00C64BF8" w:rsidRDefault="00C64BF8" w:rsidP="00A017CB">
      <w:pPr>
        <w:spacing w:after="0" w:line="480" w:lineRule="auto"/>
        <w:rPr>
          <w:b/>
          <w:bCs/>
        </w:rPr>
      </w:pPr>
      <w:r w:rsidRPr="00C64BF8">
        <w:rPr>
          <w:b/>
          <w:bCs/>
        </w:rPr>
        <w:t>Data</w:t>
      </w:r>
    </w:p>
    <w:p w14:paraId="31C0E635" w14:textId="67980B98" w:rsidR="00670218" w:rsidRDefault="00670218" w:rsidP="00A017CB">
      <w:pPr>
        <w:spacing w:after="0" w:line="480" w:lineRule="auto"/>
      </w:pPr>
      <w:del w:id="8" w:author="Mark Scheuerell" w:date="2026-03-06T05:48:00Z" w16du:dateUtc="2026-03-06T13:48:00Z">
        <w:r w:rsidDel="00A91C0C">
          <w:delText xml:space="preserve">Data supporting this research are chiefly sourced from ADFG. </w:delText>
        </w:r>
      </w:del>
      <w:r>
        <w:t xml:space="preserve">ADFG conducts annual aerial surveys of approximately 700 streams in southeast Alaska to monitor pink salmon escapement commercial fisheries management (Van Alen 2000). </w:t>
      </w:r>
      <w:commentRangeStart w:id="9"/>
      <w:r>
        <w:t xml:space="preserve">Survey data used in this study covers the period from 1960 to 2023. </w:t>
      </w:r>
      <w:commentRangeEnd w:id="9"/>
      <w:r w:rsidR="00A91C0C">
        <w:rPr>
          <w:rStyle w:val="CommentReference"/>
        </w:rPr>
        <w:commentReference w:id="9"/>
      </w:r>
      <w:r>
        <w:t xml:space="preserve">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 xml:space="preserve">in the vicinity of Sitka and the Indian River along the ocean-facing coasts of </w:t>
      </w:r>
      <w:r>
        <w:lastRenderedPageBreak/>
        <w:t>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p>
    <w:p w14:paraId="3BA8B996" w14:textId="77777777" w:rsidR="007F1518" w:rsidRDefault="00670218" w:rsidP="00A017CB">
      <w:pPr>
        <w:spacing w:after="0" w:line="480" w:lineRule="auto"/>
        <w:ind w:firstLine="360"/>
      </w:pPr>
      <w:r>
        <w:t xml:space="preserve">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1993-2024 (n = 45 annual observations). </w:t>
      </w:r>
    </w:p>
    <w:p w14:paraId="1B42280F" w14:textId="69D56C4D" w:rsidR="00670218" w:rsidRDefault="00670218" w:rsidP="00A017CB">
      <w:pPr>
        <w:spacing w:after="0" w:line="480" w:lineRule="auto"/>
        <w:ind w:firstLine="360"/>
      </w:pPr>
      <w:commentRangeStart w:id="10"/>
      <w:r>
        <w:t xml:space="preserve">SJH also must provide ADFG with publicly available hatchery operation reports each year. These annual reports provide the number of </w:t>
      </w:r>
      <w:r w:rsidR="004217D3">
        <w:t>salmon</w:t>
      </w:r>
      <w:r>
        <w:t xml:space="preserve"> juveniles </w:t>
      </w:r>
      <w:r w:rsidR="004217D3">
        <w:t xml:space="preserve">reared and </w:t>
      </w:r>
      <w:r>
        <w:t>released, estimates of the number of hatchery-raised adult salmon which survive the marine environment</w:t>
      </w:r>
      <w:r w:rsidR="00C64BF8">
        <w:t>, estimates of the hatchery’s contributions to common</w:t>
      </w:r>
      <w:r w:rsidR="004217D3">
        <w:t xml:space="preserve"> </w:t>
      </w:r>
      <w:r w:rsidR="00C64BF8">
        <w:t xml:space="preserve">property </w:t>
      </w:r>
      <w:r w:rsidR="001D51EA">
        <w:t xml:space="preserve">commercial </w:t>
      </w:r>
      <w:r w:rsidR="00C64BF8">
        <w:t>fisheries</w:t>
      </w:r>
      <w:r w:rsidR="001D51EA">
        <w:t xml:space="preserve"> (as well as sport and subsistence fisheries)</w:t>
      </w:r>
      <w:r w:rsidR="00C64BF8">
        <w:t>,</w:t>
      </w:r>
      <w:r>
        <w:t xml:space="preserve"> and </w:t>
      </w:r>
      <w:r w:rsidR="00C64BF8">
        <w:t xml:space="preserve">estimates of numbers of adult fish which </w:t>
      </w:r>
      <w:r>
        <w:t>return to the hatchery</w:t>
      </w:r>
      <w:r w:rsidR="001D51EA">
        <w:t xml:space="preserve"> and are taken as cost recovery or as broodstock</w:t>
      </w:r>
      <w:r>
        <w:t>.</w:t>
      </w:r>
      <w:commentRangeEnd w:id="10"/>
      <w:r w:rsidR="0097710D">
        <w:rPr>
          <w:rStyle w:val="CommentReference"/>
        </w:rPr>
        <w:commentReference w:id="10"/>
      </w:r>
    </w:p>
    <w:p w14:paraId="5339CDA4" w14:textId="38222593" w:rsidR="0006107E" w:rsidRDefault="0006107E" w:rsidP="00A017CB">
      <w:pPr>
        <w:spacing w:after="0" w:line="480" w:lineRule="auto"/>
        <w:ind w:firstLine="360"/>
      </w:pPr>
      <w:commentRangeStart w:id="11"/>
      <w:r>
        <w:t xml:space="preserve">This research also leverages data on </w:t>
      </w:r>
      <w:r w:rsidR="0091309E">
        <w:t xml:space="preserve">relevant </w:t>
      </w:r>
      <w:r>
        <w:t xml:space="preserve">ocean climate in the form of the Pacific Decadal Oscillation (PDO) as recorded by the US National Oceanic and Atmospheric Administration. </w:t>
      </w:r>
      <w:r w:rsidR="0091309E">
        <w:t>This recurring pattern of North Pacific sea surface temperature has been shown to be robustly correlated with salmon production regimes off the coast of Alaska (Mantua et al.</w:t>
      </w:r>
      <w:r w:rsidR="004C58F2">
        <w:t xml:space="preserve"> 1997)</w:t>
      </w:r>
      <w:r w:rsidR="002A355E">
        <w:t>.</w:t>
      </w:r>
      <w:commentRangeEnd w:id="11"/>
      <w:r w:rsidR="00494B76">
        <w:rPr>
          <w:rStyle w:val="CommentReference"/>
        </w:rPr>
        <w:commentReference w:id="11"/>
      </w:r>
    </w:p>
    <w:p w14:paraId="41E95660" w14:textId="77777777" w:rsidR="00143CB9" w:rsidRPr="00C64BF8" w:rsidRDefault="00143CB9" w:rsidP="00C64BF8">
      <w:pPr>
        <w:spacing w:after="0" w:line="480" w:lineRule="auto"/>
        <w:rPr>
          <w:b/>
          <w:bCs/>
        </w:rPr>
      </w:pPr>
    </w:p>
    <w:p w14:paraId="79048D7D" w14:textId="6F12DE5C" w:rsidR="00670218" w:rsidRPr="00C64BF8" w:rsidRDefault="00670218" w:rsidP="00C64BF8">
      <w:pPr>
        <w:spacing w:after="0" w:line="480" w:lineRule="auto"/>
        <w:rPr>
          <w:b/>
          <w:bCs/>
        </w:rPr>
      </w:pPr>
      <w:r w:rsidRPr="00C64BF8">
        <w:rPr>
          <w:b/>
          <w:bCs/>
        </w:rPr>
        <w:lastRenderedPageBreak/>
        <w:t>MARSS Models</w:t>
      </w:r>
    </w:p>
    <w:p w14:paraId="3EB4F13E" w14:textId="2259B979" w:rsidR="00670218" w:rsidRDefault="00670218" w:rsidP="00C64BF8">
      <w:pPr>
        <w:spacing w:after="0" w:line="480" w:lineRule="auto"/>
      </w:pPr>
      <w:commentRangeStart w:id="12"/>
      <w:r>
        <w:t xml:space="preserve">Multivariate autoregressive state-space (MARSS) models are well suited for </w:t>
      </w:r>
      <w:commentRangeStart w:id="13"/>
      <w:r>
        <w:t>parsing</w:t>
      </w:r>
      <w:commentRangeEnd w:id="13"/>
      <w:r w:rsidR="009E0479">
        <w:rPr>
          <w:rStyle w:val="CommentReference"/>
        </w:rPr>
        <w:commentReference w:id="13"/>
      </w:r>
      <w:r>
        <w:t xml:space="preserve"> long running time series survey </w:t>
      </w:r>
      <w:r w:rsidR="00A017CB">
        <w:t>data and</w:t>
      </w:r>
      <w:r>
        <w:t xml:space="preserve"> designed to mathematically distinguish observation error from error arising from stochasticity in the underlying state of a system. </w:t>
      </w:r>
      <w:commentRangeEnd w:id="12"/>
      <w:r w:rsidR="009E0479">
        <w:rPr>
          <w:rStyle w:val="CommentReference"/>
        </w:rPr>
        <w:commentReference w:id="12"/>
      </w:r>
      <w:r>
        <w:t xml:space="preserve">This feature is useful when parsing data collected by different observers operating in differing conditions (weather, time of day, time of year, etc.), where those conditions </w:t>
      </w:r>
      <w:r w:rsidR="001F775B">
        <w:t>could potentially</w:t>
      </w:r>
      <w:r>
        <w:t xml:space="preserve"> bias the observations being made. Furthermore, MARSS models allow for gaps in the observed time series, like those present in the Indian River data, while retaining the ability to make inferences about the underlying state (Holmes et al. 2012). </w:t>
      </w:r>
    </w:p>
    <w:p w14:paraId="5A48A7CE" w14:textId="77777777" w:rsidR="00670218" w:rsidRPr="00C64BF8" w:rsidRDefault="00670218" w:rsidP="00C64BF8">
      <w:pPr>
        <w:spacing w:after="0" w:line="480" w:lineRule="auto"/>
        <w:ind w:firstLine="720"/>
        <w:rPr>
          <w:rStyle w:val="mi"/>
          <w:rFonts w:cstheme="minorHAnsi"/>
          <w:bdr w:val="none" w:sz="0" w:space="0" w:color="auto" w:frame="1"/>
          <w:shd w:val="clear" w:color="auto" w:fill="FFFFFF"/>
        </w:rPr>
      </w:pPr>
      <w:r w:rsidRPr="00C64BF8">
        <w:rPr>
          <w:rStyle w:val="mi"/>
          <w:rFonts w:cstheme="minorHAnsi"/>
          <w:bdr w:val="none" w:sz="0" w:space="0" w:color="auto" w:frame="1"/>
          <w:shd w:val="clear" w:color="auto" w:fill="FFFFFF"/>
        </w:rPr>
        <w:t>MARSS models are composed of a process (or state) equation and an observation equation, generically formulated as follows:</w:t>
      </w:r>
    </w:p>
    <w:p w14:paraId="305A6553" w14:textId="77777777" w:rsidR="00670218" w:rsidRDefault="00670218" w:rsidP="00612D9D">
      <w:pPr>
        <w:pStyle w:val="ListParagraph"/>
        <w:spacing w:after="0" w:line="480" w:lineRule="auto"/>
        <w:ind w:left="360"/>
        <w:rPr>
          <w:rStyle w:val="mi"/>
          <w:rFonts w:ascii="MathJax_Math-italic" w:hAnsi="MathJax_Math-italic"/>
          <w:color w:val="333333"/>
          <w:sz w:val="19"/>
          <w:szCs w:val="19"/>
          <w:bdr w:val="none" w:sz="0" w:space="0" w:color="auto" w:frame="1"/>
          <w:shd w:val="clear" w:color="auto" w:fill="FFFFFF"/>
        </w:rPr>
      </w:pPr>
    </w:p>
    <w:p w14:paraId="16EDF2AD" w14:textId="77777777"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commentRangeStart w:id="14"/>
      <w:r>
        <w:t xml:space="preserve">Observation equation: </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4183A24D" w14:textId="77777777" w:rsidR="00670218" w:rsidRPr="00530885" w:rsidRDefault="00670218" w:rsidP="00612D9D">
      <w:pPr>
        <w:spacing w:after="0" w:line="480" w:lineRule="auto"/>
        <w:jc w:val="center"/>
        <w:rPr>
          <w:rFonts w:ascii="Times New Roman" w:eastAsia="Times New Roman" w:hAnsi="Times New Roman" w:cs="Times New Roman"/>
          <w:kern w:val="0"/>
          <w:sz w:val="26"/>
          <w:szCs w:val="26"/>
          <w14:ligatures w14:val="none"/>
        </w:rPr>
      </w:pPr>
      <w:r>
        <w:t>Process/state equation:</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commentRangeEnd w:id="14"/>
      <w:r w:rsidR="009E0479">
        <w:rPr>
          <w:rStyle w:val="CommentReference"/>
        </w:rPr>
        <w:commentReference w:id="14"/>
      </w:r>
    </w:p>
    <w:p w14:paraId="2B3AAC17" w14:textId="77777777" w:rsidR="00143CB9" w:rsidRDefault="00143CB9" w:rsidP="00612D9D">
      <w:pPr>
        <w:pStyle w:val="ListParagraph"/>
        <w:spacing w:after="0" w:line="480" w:lineRule="auto"/>
        <w:ind w:left="360"/>
      </w:pPr>
    </w:p>
    <w:p w14:paraId="0E4FB76A" w14:textId="57CF4688" w:rsidR="00670218" w:rsidRDefault="00670218" w:rsidP="00C64BF8">
      <w:pPr>
        <w:spacing w:after="0" w:line="480" w:lineRule="auto"/>
      </w:pPr>
      <w:r>
        <w:t>In the above, observed data in a given time period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are used to estimate the underlying state of a system of interest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In the observation equation,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in the observation equation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w:t>
      </w:r>
      <w:r w:rsidR="00612D9D">
        <w:t>all-time</w:t>
      </w:r>
      <w:r>
        <w:t xml:space="preserve"> series in the data to represent samples from one comprehensive underlying state. </w:t>
      </w:r>
      <w:commentRangeStart w:id="15"/>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trends in </w:t>
      </w:r>
      <w:r>
        <w:lastRenderedPageBreak/>
        <w:t xml:space="preserve">the observation process to be asserted or captured (depending on whether </w:t>
      </w:r>
      <w:r w:rsidRPr="00C64BF8">
        <w:rPr>
          <w:rFonts w:ascii="MathJax_Math-italic" w:eastAsia="Times New Roman" w:hAnsi="MathJax_Math-italic" w:cs="Times New Roman"/>
          <w:kern w:val="0"/>
          <w:sz w:val="26"/>
          <w:szCs w:val="26"/>
          <w:bdr w:val="none" w:sz="0" w:space="0" w:color="auto" w:frame="1"/>
          <w14:ligatures w14:val="none"/>
        </w:rPr>
        <w:t>a</w:t>
      </w:r>
      <w:r>
        <w:t xml:space="preserve"> is specified or estimated)</w:t>
      </w:r>
      <w:commentRangeEnd w:id="15"/>
      <w:r w:rsidR="009E0479">
        <w:rPr>
          <w:rStyle w:val="CommentReference"/>
        </w:rPr>
        <w:commentReference w:id="15"/>
      </w:r>
      <w:r>
        <w:t>, and any correlation in observation error between time series</w:t>
      </w:r>
      <w:r w:rsidR="00232D52">
        <w:t xml:space="preserve"> </w:t>
      </w:r>
      <w:r>
        <w:t>is defined by</w:t>
      </w:r>
      <w:ins w:id="16" w:author="Mark Scheuerell" w:date="2026-03-06T06:04:00Z" w16du:dateUtc="2026-03-06T14:04:00Z">
        <w:r w:rsidR="0092693F">
          <w:t xml:space="preserve"> the off-diagonal elements in</w:t>
        </w:r>
      </w:ins>
      <w:r>
        <w:t xml:space="preserve">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 xml:space="preserve">the variance-covariance matrix. In the process equation,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w:t>
      </w:r>
      <w:commentRangeStart w:id="17"/>
      <w:r w:rsidR="00232D52">
        <w:t>T</w:t>
      </w:r>
      <w:r>
        <w:t>he correlation of process error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commentRangeEnd w:id="17"/>
      <w:r w:rsidR="0092693F">
        <w:rPr>
          <w:rStyle w:val="CommentReference"/>
        </w:rPr>
        <w:commentReference w:id="17"/>
      </w:r>
      <w:r>
        <w:t xml:space="preserve">. Finally,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d</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are covariate data related to the state or sampling procedure respectively, with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D</w:t>
      </w:r>
      <w:r>
        <w:t xml:space="preserve"> capturing the effect of said covariates.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202321FB" w14:textId="46C60B32" w:rsidR="00670218" w:rsidRDefault="00670218" w:rsidP="00C64BF8">
      <w:pPr>
        <w:spacing w:after="0" w:line="480" w:lineRule="auto"/>
      </w:pPr>
      <w:commentRangeStart w:id="18"/>
      <w:r>
        <w:t xml:space="preserve">The first stage of this research will attempt to assess whether abundances of pink salmon observed at Indian River are consistent with those abundances seen elsewhere in the region, with no attention paid to the existence of the hatchery. This is accomplished by comparing MARSS model estimates of the underlying population of Indian River pink salmon to populations estimated in ADFG’s 35 </w:t>
      </w:r>
      <w:r w:rsidRPr="003C6E79">
        <w:rPr>
          <w:i/>
          <w:iCs/>
        </w:rPr>
        <w:t>north southeast (outside)</w:t>
      </w:r>
      <w:r>
        <w:t xml:space="preserve"> index streams. </w:t>
      </w:r>
      <w:commentRangeEnd w:id="18"/>
      <w:r w:rsidR="00207CF5">
        <w:rPr>
          <w:rStyle w:val="CommentReference"/>
        </w:rPr>
        <w:commentReference w:id="18"/>
      </w:r>
      <w:r w:rsidR="00FC2324">
        <w:t xml:space="preserve">Data is standardized at the stream level so that streams of varying available pink salmon habitat may be directly compared. </w:t>
      </w:r>
      <w:r>
        <w:t xml:space="preserve">These models include covariate controls for ocean climate and the observer of record for each time series observation (in </w:t>
      </w:r>
      <w:r w:rsidRPr="003C6E79">
        <w:rPr>
          <w:i/>
          <w:iCs/>
        </w:rPr>
        <w:t>north southeast (outside)</w:t>
      </w:r>
      <w:r>
        <w:t xml:space="preserve"> index streams the observer was recorded in 77% of observations, with the rest being assigned an unknown observer). The specification of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is of particular importance to this work, as it defines the state against which Indian River pink salmon abundances will be compared. </w:t>
      </w:r>
      <w:commentRangeStart w:id="19"/>
      <w:r>
        <w:t>T</w:t>
      </w:r>
      <w:r w:rsidR="00F8028C">
        <w:t xml:space="preserve">he </w:t>
      </w:r>
      <w:r>
        <w:t xml:space="preserve">most parsimonious </w:t>
      </w:r>
      <w:r>
        <w:lastRenderedPageBreak/>
        <w:t xml:space="preserve">model as defined by </w:t>
      </w:r>
      <w:proofErr w:type="spellStart"/>
      <w:r>
        <w:t>AIC</w:t>
      </w:r>
      <w:r w:rsidR="00572D2B">
        <w:t>c</w:t>
      </w:r>
      <w:proofErr w:type="spellEnd"/>
      <w:r>
        <w:t xml:space="preserve"> includes a 36x2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matrix, which selects the Indian River as representative of one state and all other streams in the sub-region as representative of a second state</w:t>
      </w:r>
      <w:r w:rsidR="00572D2B">
        <w:t xml:space="preserve"> (</w:t>
      </w:r>
      <w:proofErr w:type="spellStart"/>
      <w:r w:rsidR="00572D2B">
        <w:t>AICc</w:t>
      </w:r>
      <w:proofErr w:type="spellEnd"/>
      <w:r w:rsidR="00572D2B">
        <w:t xml:space="preserve"> is chosen here due to the relatively small number of Indian River observations)</w:t>
      </w:r>
      <w:r>
        <w:t xml:space="preserve">. This is consistent with non-quantitative intuition if indeed the presence of SJH creates conditions that differ from a “natural” state. </w:t>
      </w:r>
      <w:commentRangeEnd w:id="19"/>
      <w:r w:rsidR="00207CF5">
        <w:rPr>
          <w:rStyle w:val="CommentReference"/>
        </w:rPr>
        <w:commentReference w:id="19"/>
      </w:r>
      <w:r>
        <w:t>No trends are estimated for the observation process, but the model allows for distinct trends in both underlying states. Covariate data relating to observers (</w:t>
      </w:r>
      <w:r w:rsidRPr="00C64BF8">
        <w:rPr>
          <w:rFonts w:ascii="MathJax_Math-italic" w:eastAsia="Times New Roman" w:hAnsi="MathJax_Math-italic" w:cs="Times New Roman"/>
          <w:b/>
          <w:bCs/>
          <w:kern w:val="0"/>
          <w:sz w:val="26"/>
          <w:szCs w:val="26"/>
          <w:bdr w:val="none" w:sz="0" w:space="0" w:color="auto" w:frame="1"/>
          <w14:ligatures w14:val="none"/>
        </w:rPr>
        <w:t>d</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00376A4E">
        <w:t xml:space="preserve">the prior year’s </w:t>
      </w:r>
      <w:r>
        <w:t>ocean climate</w:t>
      </w:r>
      <w:r w:rsidR="007B55B0">
        <w:t xml:space="preserve"> via lagged PDO</w:t>
      </w:r>
      <w:r>
        <w:t xml:space="preserve"> (</w:t>
      </w:r>
      <w:proofErr w:type="spellStart"/>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t xml:space="preserve">) are included, resulting in the model described below. </w:t>
      </w:r>
    </w:p>
    <w:p w14:paraId="7EDB4CD5" w14:textId="77777777" w:rsidR="00670218" w:rsidRDefault="00670218" w:rsidP="00612D9D">
      <w:pPr>
        <w:pStyle w:val="ListParagraph"/>
        <w:spacing w:after="0" w:line="480" w:lineRule="auto"/>
        <w:ind w:left="360"/>
      </w:pPr>
    </w:p>
    <w:p w14:paraId="3E1F7F7D" w14:textId="77777777"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t xml:space="preserve">Observation equation: </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proofErr w:type="gramEnd"/>
      <w:r w:rsidRPr="00530885">
        <w:rPr>
          <w:rFonts w:ascii="MathJax_Main" w:eastAsia="Times New Roman" w:hAnsi="MathJax_Main" w:cs="Times New Roman"/>
          <w:kern w:val="0"/>
          <w:sz w:val="26"/>
          <w:szCs w:val="26"/>
          <w:bdr w:val="none" w:sz="0" w:space="0" w:color="auto" w:frame="1"/>
          <w14:ligatures w14:val="none"/>
        </w:rPr>
        <w:t>)</w:t>
      </w:r>
    </w:p>
    <w:p w14:paraId="596ABED7" w14:textId="77777777"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t>Process/state equation:</w:t>
      </w:r>
      <w:r>
        <w:tab/>
      </w:r>
      <w:r>
        <w:tab/>
      </w:r>
      <w:proofErr w:type="spellStart"/>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proofErr w:type="spellEnd"/>
      <w:r w:rsidRPr="0051747E">
        <w:rPr>
          <w:rFonts w:ascii="MathJax_Math-italic" w:eastAsia="Times New Roman" w:hAnsi="MathJax_Math-italic" w:cs="Times New Roman"/>
          <w:kern w:val="0"/>
          <w:sz w:val="20"/>
          <w:szCs w:val="20"/>
          <w:bdr w:val="none" w:sz="0" w:space="0" w:color="auto" w:frame="1"/>
          <w14:ligatures w14:val="none"/>
        </w:rPr>
        <w:t xml:space="preserve">, where </w:t>
      </w:r>
      <w:proofErr w:type="spellStart"/>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proofErr w:type="spellEnd"/>
      <w:r w:rsidRPr="00530885">
        <w:rPr>
          <w:rFonts w:ascii="MathJax_Main" w:eastAsia="Times New Roman" w:hAnsi="MathJax_Main" w:cs="Times New Roman"/>
          <w:kern w:val="0"/>
          <w:sz w:val="26"/>
          <w:szCs w:val="26"/>
          <w:bdr w:val="none" w:sz="0" w:space="0" w:color="auto" w:frame="1"/>
          <w14:ligatures w14:val="none"/>
        </w:rPr>
        <w:t>(</w:t>
      </w:r>
      <w:proofErr w:type="gramStart"/>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proofErr w:type="gramEnd"/>
      <w:r w:rsidRPr="00530885">
        <w:rPr>
          <w:rFonts w:ascii="MathJax_Main" w:eastAsia="Times New Roman" w:hAnsi="MathJax_Main" w:cs="Times New Roman"/>
          <w:kern w:val="0"/>
          <w:sz w:val="26"/>
          <w:szCs w:val="26"/>
          <w:bdr w:val="none" w:sz="0" w:space="0" w:color="auto" w:frame="1"/>
          <w14:ligatures w14:val="none"/>
        </w:rPr>
        <w:t>)</w:t>
      </w:r>
    </w:p>
    <w:p w14:paraId="6F28358A" w14:textId="77777777" w:rsidR="00670218" w:rsidRDefault="00670218" w:rsidP="00612D9D">
      <w:pPr>
        <w:pStyle w:val="ListParagraph"/>
        <w:spacing w:after="0" w:line="480" w:lineRule="auto"/>
        <w:ind w:left="360"/>
      </w:pPr>
    </w:p>
    <w:p w14:paraId="08EB7337" w14:textId="4FD0B48D" w:rsidR="00344905" w:rsidRDefault="003C6E79" w:rsidP="003C6E79">
      <w:pPr>
        <w:spacing w:after="0" w:line="480" w:lineRule="auto"/>
        <w:ind w:firstLine="720"/>
      </w:pPr>
      <w:r>
        <w:t xml:space="preserve">Once fitted, this model estimates two time series representing underlying states of pink salmon abundance, one representing Indian River, and the other representing a regional average state of pink salmon abundance in index streams (recall that index streams are selected by ADFG due to their not being heavily influenced by human activity). </w:t>
      </w:r>
      <w:commentRangeStart w:id="20"/>
      <w:r w:rsidR="00FC2324">
        <w:t xml:space="preserve">These two resulting time series are comparable due to the model being trained on standardized data. </w:t>
      </w:r>
      <w:r>
        <w:t xml:space="preserve">These </w:t>
      </w:r>
      <w:proofErr w:type="gramStart"/>
      <w:r>
        <w:t>two time</w:t>
      </w:r>
      <w:proofErr w:type="gramEnd"/>
      <w:r>
        <w:t xml:space="preserve"> series are then compared both visually and statistically, to assess whether pink salmon abundances at Indian River show significant statistical differences from an average </w:t>
      </w:r>
      <w:r w:rsidRPr="003C6E79">
        <w:rPr>
          <w:i/>
          <w:iCs/>
        </w:rPr>
        <w:t>north southeast (outside)</w:t>
      </w:r>
      <w:r>
        <w:t xml:space="preserve"> index stream.</w:t>
      </w:r>
      <w:commentRangeEnd w:id="20"/>
      <w:r w:rsidR="00207CF5">
        <w:rPr>
          <w:rStyle w:val="CommentReference"/>
        </w:rPr>
        <w:commentReference w:id="20"/>
      </w:r>
      <w:r w:rsidR="006B5A94">
        <w:t xml:space="preserve"> </w:t>
      </w:r>
    </w:p>
    <w:p w14:paraId="4426ED39" w14:textId="6D5D47FF" w:rsidR="00670218" w:rsidRDefault="006B5A94" w:rsidP="003C6E79">
      <w:pPr>
        <w:spacing w:after="0" w:line="480" w:lineRule="auto"/>
        <w:ind w:firstLine="720"/>
      </w:pPr>
      <w:r>
        <w:t xml:space="preserve">While there is no single statistical test that evaluates </w:t>
      </w:r>
      <w:r w:rsidR="00344905">
        <w:t>whether</w:t>
      </w:r>
      <w:r>
        <w:t xml:space="preserve"> two time series differ significantly, characteristics of time series that may be statistically compared include long-term </w:t>
      </w:r>
      <w:r>
        <w:lastRenderedPageBreak/>
        <w:t xml:space="preserve">trends, variance, mean value, as well as the number of lagged time steps displaying autocorrelation with any given observation. Comparing the variances and means of two time series in a meaningful way </w:t>
      </w:r>
      <w:r w:rsidR="00344905">
        <w:t>requires</w:t>
      </w:r>
      <w:r>
        <w:t xml:space="preserve"> that both time series be stationary, meaning that the variance, mean, and autocorrelation are not changing over time (i.e. the data’s behavior is independent of </w:t>
      </w:r>
      <w:r w:rsidR="00344905">
        <w:t xml:space="preserve">time). </w:t>
      </w:r>
      <w:commentRangeStart w:id="21"/>
      <w:r w:rsidR="0080336B">
        <w:t xml:space="preserve">This property </w:t>
      </w:r>
      <w:r w:rsidR="00731AF8">
        <w:t>is</w:t>
      </w:r>
      <w:r w:rsidR="0080336B">
        <w:t xml:space="preserve"> evaluated using an Augmented Dickey-Fuller (ADF) test, which determines if a time series is stationary by evaluating the null hypothesis of a unit root being present, or by using a Kwiatkowski-Phillips-Schmidt-Shin (KPSS) test, which determines if a time series is stationary around a linear trend. </w:t>
      </w:r>
      <w:r w:rsidR="00344905">
        <w:t>Any time series which includes some long-term trend or seasonality is likely not stationary, and so it is commonplace to difference time series data by taking the difference between successive observations to “detrend” the data (</w:t>
      </w:r>
      <w:proofErr w:type="spellStart"/>
      <w:r w:rsidR="00344905">
        <w:rPr>
          <w:rFonts w:cstheme="minorHAnsi"/>
        </w:rPr>
        <w:t>Δ</w:t>
      </w:r>
      <w:r w:rsidR="00344905" w:rsidRPr="00344905">
        <w:rPr>
          <w:rFonts w:ascii="MathJax_Math-italic" w:eastAsia="Times New Roman" w:hAnsi="MathJax_Math-italic" w:cs="Times New Roman"/>
          <w:kern w:val="0"/>
          <w:sz w:val="26"/>
          <w:szCs w:val="26"/>
          <w:bdr w:val="none" w:sz="0" w:space="0" w:color="auto" w:frame="1"/>
          <w14:ligatures w14:val="none"/>
        </w:rPr>
        <w:t>y</w:t>
      </w:r>
      <w:r w:rsidR="00344905" w:rsidRPr="00344905">
        <w:rPr>
          <w:rFonts w:ascii="MathJax_Math-italic" w:eastAsia="Times New Roman" w:hAnsi="MathJax_Math-italic" w:cs="Times New Roman"/>
          <w:kern w:val="0"/>
          <w:sz w:val="26"/>
          <w:szCs w:val="26"/>
          <w:bdr w:val="none" w:sz="0" w:space="0" w:color="auto" w:frame="1"/>
          <w:vertAlign w:val="subscript"/>
          <w14:ligatures w14:val="none"/>
        </w:rPr>
        <w:t>t</w:t>
      </w:r>
      <w:proofErr w:type="spellEnd"/>
      <w:r w:rsidR="00344905">
        <w:rPr>
          <w:rFonts w:cstheme="minorHAnsi"/>
        </w:rPr>
        <w:t xml:space="preserve"> = </w:t>
      </w:r>
      <w:proofErr w:type="spellStart"/>
      <w:r w:rsidR="00344905" w:rsidRPr="00344905">
        <w:rPr>
          <w:rFonts w:ascii="MathJax_Math-italic" w:eastAsia="Times New Roman" w:hAnsi="MathJax_Math-italic" w:cs="Times New Roman"/>
          <w:kern w:val="0"/>
          <w:sz w:val="26"/>
          <w:szCs w:val="26"/>
          <w:bdr w:val="none" w:sz="0" w:space="0" w:color="auto" w:frame="1"/>
          <w14:ligatures w14:val="none"/>
        </w:rPr>
        <w:t>y</w:t>
      </w:r>
      <w:r w:rsidR="00344905" w:rsidRPr="00344905">
        <w:rPr>
          <w:rFonts w:ascii="MathJax_Math-italic" w:eastAsia="Times New Roman" w:hAnsi="MathJax_Math-italic" w:cs="Times New Roman"/>
          <w:kern w:val="0"/>
          <w:sz w:val="26"/>
          <w:szCs w:val="26"/>
          <w:bdr w:val="none" w:sz="0" w:space="0" w:color="auto" w:frame="1"/>
          <w:vertAlign w:val="subscript"/>
          <w14:ligatures w14:val="none"/>
        </w:rPr>
        <w:t>t</w:t>
      </w:r>
      <w:proofErr w:type="spellEnd"/>
      <w:r w:rsidR="00344905">
        <w:rPr>
          <w:rFonts w:cstheme="minorHAnsi"/>
        </w:rPr>
        <w:t xml:space="preserve"> - </w:t>
      </w:r>
      <w:r w:rsidR="00344905" w:rsidRPr="00344905">
        <w:rPr>
          <w:rFonts w:ascii="MathJax_Math-italic" w:eastAsia="Times New Roman" w:hAnsi="MathJax_Math-italic" w:cs="Times New Roman"/>
          <w:kern w:val="0"/>
          <w:sz w:val="26"/>
          <w:szCs w:val="26"/>
          <w:bdr w:val="none" w:sz="0" w:space="0" w:color="auto" w:frame="1"/>
          <w14:ligatures w14:val="none"/>
        </w:rPr>
        <w:t>y</w:t>
      </w:r>
      <w:r w:rsidR="00344905"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344905">
        <w:rPr>
          <w:rFonts w:ascii="MathJax_Math-italic" w:eastAsia="Times New Roman" w:hAnsi="MathJax_Math-italic" w:cs="Times New Roman"/>
          <w:kern w:val="0"/>
          <w:sz w:val="26"/>
          <w:szCs w:val="26"/>
          <w:bdr w:val="none" w:sz="0" w:space="0" w:color="auto" w:frame="1"/>
          <w:vertAlign w:val="subscript"/>
          <w14:ligatures w14:val="none"/>
        </w:rPr>
        <w:t>-1</w:t>
      </w:r>
      <w:r w:rsidR="00344905">
        <w:t xml:space="preserve">). </w:t>
      </w:r>
      <w:r w:rsidR="00731AF8">
        <w:t xml:space="preserve">Once differenced, </w:t>
      </w:r>
      <w:r w:rsidR="00344905">
        <w:t>mean</w:t>
      </w:r>
      <w:r w:rsidR="00731AF8">
        <w:t>s</w:t>
      </w:r>
      <w:r w:rsidR="00344905">
        <w:t xml:space="preserve"> and variance</w:t>
      </w:r>
      <w:r w:rsidR="00731AF8">
        <w:t>s</w:t>
      </w:r>
      <w:r w:rsidR="00344905">
        <w:t xml:space="preserve"> of t</w:t>
      </w:r>
      <w:r w:rsidR="00731AF8">
        <w:t>hese time series may</w:t>
      </w:r>
      <w:r w:rsidR="00344905">
        <w:t xml:space="preserve"> then </w:t>
      </w:r>
      <w:r w:rsidR="00731AF8">
        <w:t>be</w:t>
      </w:r>
      <w:r w:rsidR="00344905">
        <w:t xml:space="preserve"> compared</w:t>
      </w:r>
      <w:r w:rsidR="000D21FB">
        <w:t xml:space="preserve"> using a t-test and F-test respectively</w:t>
      </w:r>
      <w:r w:rsidR="00344905">
        <w:t>.</w:t>
      </w:r>
      <w:r w:rsidR="000D21FB">
        <w:t xml:space="preserve"> The trends can likewise be estimated using simple linear regression and compared using Welch’s t-test.</w:t>
      </w:r>
      <w:commentRangeEnd w:id="21"/>
      <w:r w:rsidR="00207CF5">
        <w:rPr>
          <w:rStyle w:val="CommentReference"/>
        </w:rPr>
        <w:commentReference w:id="21"/>
      </w:r>
    </w:p>
    <w:p w14:paraId="24677741" w14:textId="77777777" w:rsidR="00670218" w:rsidRDefault="00670218" w:rsidP="00612D9D">
      <w:pPr>
        <w:pStyle w:val="ListParagraph"/>
        <w:spacing w:after="0" w:line="480" w:lineRule="auto"/>
        <w:ind w:left="360"/>
      </w:pPr>
    </w:p>
    <w:p w14:paraId="3056C065" w14:textId="77777777" w:rsidR="00670218" w:rsidRPr="00C64BF8" w:rsidRDefault="00670218" w:rsidP="00C64BF8">
      <w:pPr>
        <w:spacing w:after="0" w:line="480" w:lineRule="auto"/>
        <w:rPr>
          <w:b/>
          <w:bCs/>
        </w:rPr>
      </w:pPr>
      <w:r w:rsidRPr="00C64BF8">
        <w:rPr>
          <w:b/>
          <w:bCs/>
        </w:rPr>
        <w:t>Effect of Hatchery Operations</w:t>
      </w:r>
    </w:p>
    <w:p w14:paraId="0B1FBCFC" w14:textId="77777777" w:rsidR="00670218" w:rsidRDefault="00670218" w:rsidP="00C64BF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w:t>
      </w:r>
      <w:r>
        <w:lastRenderedPageBreak/>
        <w:t>periods of SJH production: pre-1975 with no hatchery operations, 1975-2009 with low level operations, and post-2010 with high level operations (</w:t>
      </w:r>
      <w:proofErr w:type="spellStart"/>
      <w:r>
        <w:t>Stopha</w:t>
      </w:r>
      <w:proofErr w:type="spellEnd"/>
      <w:r>
        <w:t xml:space="preserve"> 2015). </w:t>
      </w:r>
    </w:p>
    <w:p w14:paraId="670E76FF" w14:textId="77777777" w:rsidR="00670218" w:rsidRDefault="00670218" w:rsidP="00C64BF8">
      <w:pPr>
        <w:spacing w:after="0" w:line="480" w:lineRule="auto"/>
        <w:ind w:firstLine="720"/>
      </w:pPr>
      <w:commentRangeStart w:id="22"/>
      <w:r>
        <w:t xml:space="preserve">This research seeks to take advantage of these distinct time periods by utilizing a difference-in-difference (DD) framework. This quasi-experimental approach is designed to assess the impact of an intervention (in this case the operations of SJH) on an outcome of interest (pink salmon abundance at Indian River). DD modeling compares a treatment group to a control group across two time periods, pre- and post- intervention. </w:t>
      </w:r>
      <w:commentRangeEnd w:id="22"/>
      <w:r w:rsidR="00B66763">
        <w:rPr>
          <w:rStyle w:val="CommentReference"/>
        </w:rPr>
        <w:commentReference w:id="22"/>
      </w:r>
      <w:r>
        <w:t>The general structure of a difference-in-difference model is as follows:</w:t>
      </w:r>
    </w:p>
    <w:p w14:paraId="30F80B79" w14:textId="77777777" w:rsidR="00670218" w:rsidRDefault="00670218" w:rsidP="00612D9D">
      <w:pPr>
        <w:pStyle w:val="ListParagraph"/>
        <w:spacing w:after="0" w:line="480" w:lineRule="auto"/>
        <w:ind w:left="360"/>
      </w:pPr>
    </w:p>
    <w:p w14:paraId="36DCFDF2" w14:textId="77777777" w:rsidR="00670218" w:rsidRPr="00530885" w:rsidRDefault="00670218" w:rsidP="00612D9D">
      <w:pPr>
        <w:spacing w:after="0" w:line="480" w:lineRule="auto"/>
        <w:jc w:val="center"/>
        <w:rPr>
          <w:rFonts w:ascii="Times New Roman" w:eastAsia="Times New Roman" w:hAnsi="Times New Roman" w:cs="Times New Roman"/>
          <w:kern w:val="0"/>
          <w:sz w:val="26"/>
          <w:szCs w:val="26"/>
          <w14:ligatures w14:val="none"/>
        </w:rP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proofErr w:type="gram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proofErr w:type="gramEnd"/>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6CAEED60" w14:textId="77777777" w:rsidR="00143CB9" w:rsidRDefault="00143CB9" w:rsidP="00612D9D">
      <w:pPr>
        <w:pStyle w:val="ListParagraph"/>
        <w:spacing w:after="0" w:line="480" w:lineRule="auto"/>
        <w:ind w:left="360"/>
      </w:pPr>
    </w:p>
    <w:p w14:paraId="5706F059" w14:textId="25EA506F" w:rsidR="00670218" w:rsidRDefault="00670218" w:rsidP="00C64BF8">
      <w:pPr>
        <w:spacing w:after="0" w:line="480" w:lineRule="auto"/>
      </w:pPr>
      <w:r>
        <w:t xml:space="preserve">In the above, </w:t>
      </w:r>
      <w:proofErr w:type="spellStart"/>
      <w:r w:rsidRPr="00C64BF8">
        <w:rPr>
          <w:rFonts w:ascii="MathJax_Math-italic" w:eastAsia="Times New Roman" w:hAnsi="MathJax_Math-italic" w:cs="Times New Roman"/>
          <w:kern w:val="0"/>
          <w:sz w:val="26"/>
          <w:szCs w:val="26"/>
          <w:bdr w:val="none" w:sz="0" w:space="0" w:color="auto" w:frame="1"/>
          <w14:ligatures w14:val="none"/>
        </w:rPr>
        <w:t>i</w:t>
      </w:r>
      <w:proofErr w:type="spellEnd"/>
      <w:r>
        <w:t xml:space="preserve"> indexes whether an observation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part of the treatment group and equal to 0 otherwise. Similarly</w:t>
      </w:r>
      <w:r w:rsidR="003C5745">
        <w:t>,</w:t>
      </w:r>
      <w:r>
        <w:t xml:space="preserve"> </w:t>
      </w:r>
      <w:proofErr w:type="spellStart"/>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proofErr w:type="spellEnd"/>
      <w:r>
        <w:t xml:space="preserve"> is equal to 1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after treatment is applied, and equal to 0 when </w:t>
      </w:r>
      <w:proofErr w:type="spellStart"/>
      <w:proofErr w:type="gramStart"/>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xml:space="preserve">). </w:t>
      </w:r>
      <w:commentRangeStart w:id="23"/>
      <w:r>
        <w:t>Additional control covariates may be included to further isolate the effects of interest.</w:t>
      </w:r>
      <w:commentRangeEnd w:id="23"/>
      <w:r w:rsidR="00B66763">
        <w:rPr>
          <w:rStyle w:val="CommentReference"/>
        </w:rPr>
        <w:commentReference w:id="23"/>
      </w:r>
      <w:r>
        <w:t xml:space="preserve"> Crucially, input data must cover both a control and treatment group, as well as time periods before and after the intervention of interest. It is important to note that in this case, and indeed in almost every application of DD modeling, true controls in </w:t>
      </w:r>
      <w:r w:rsidR="00773DA7">
        <w:t xml:space="preserve">the </w:t>
      </w:r>
      <w:r>
        <w:t xml:space="preserve">sense of those </w:t>
      </w:r>
      <w:r>
        <w:lastRenderedPageBreak/>
        <w:t>resulting from a randomized experimental design are unavailable. Instead, researchers must make do with treating what might be referred to as reference states as control groups. The assumption that these reference states are suitable proxies for randomized control groups</w:t>
      </w:r>
      <w:r w:rsidR="008E7DF4">
        <w:t xml:space="preserve">, known as the parallel </w:t>
      </w:r>
      <w:proofErr w:type="gramStart"/>
      <w:r w:rsidR="008E7DF4">
        <w:t>trends</w:t>
      </w:r>
      <w:proofErr w:type="gramEnd"/>
      <w:r w:rsidR="008E7DF4">
        <w:t xml:space="preserve"> assumption,</w:t>
      </w:r>
      <w:r>
        <w:t xml:space="preserve"> is bolstered through the application of event studies which evaluate whether trends in control and treatment groups are mathematically similar in the pre-treatment period (Cunningham 2021).</w:t>
      </w:r>
    </w:p>
    <w:p w14:paraId="5D16AA19" w14:textId="431A9869" w:rsidR="00670218" w:rsidRDefault="00670218" w:rsidP="00C64BF8">
      <w:pPr>
        <w:spacing w:after="0" w:line="480" w:lineRule="auto"/>
        <w:ind w:firstLine="360"/>
      </w:pPr>
      <w:commentRangeStart w:id="24"/>
      <w:r>
        <w:t>Applying a DD framework to this research, observations of pink salmon abundances at Indian River are assigned to the treatment group while observations at</w:t>
      </w:r>
      <w:r w:rsidR="00044435">
        <w:t xml:space="preserve"> ADFG</w:t>
      </w:r>
      <w:r w:rsidR="00C874A9">
        <w:t xml:space="preserve">’s other </w:t>
      </w:r>
      <w:r w:rsidR="00C874A9" w:rsidRPr="003C6E79">
        <w:rPr>
          <w:i/>
          <w:iCs/>
        </w:rPr>
        <w:t>north southeast (outside)</w:t>
      </w:r>
      <w:r w:rsidR="00C874A9">
        <w:t xml:space="preserve"> </w:t>
      </w:r>
      <w:r w:rsidR="00044435">
        <w:t xml:space="preserve">index streams </w:t>
      </w:r>
      <w:r>
        <w:t xml:space="preserve">form the control group. Such a framework will also be used to evaluate pre- and post-treatment variance in year-to-year abundances. Pre- and post-1980 will be evaluated to indicate the treatment period (allowing a couple of years for hatchery operations to ramp up). </w:t>
      </w:r>
      <w:commentRangeEnd w:id="24"/>
      <w:r w:rsidR="00205B63">
        <w:rPr>
          <w:rStyle w:val="CommentReference"/>
        </w:rPr>
        <w:commentReference w:id="24"/>
      </w:r>
      <w:r>
        <w:t xml:space="preserve">A statistically significant estimate of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xml:space="preserve"> greater than 0 would indicate that SJH operations are exerting upward pressure on Indian River pink salmon abundance. However, even if an estimate is found to be statistically significant, the size of the effect must also be considered, as even a significant effect may not be responsible for a large impact on salmon abundance. </w:t>
      </w:r>
      <w:commentRangeStart w:id="25"/>
      <w:r>
        <w:t xml:space="preserve">A separate specification of the DD model will include an indicator variable related to periods pre- and post-2010, to assess the impact of heightened pink salmon production. </w:t>
      </w:r>
      <w:r w:rsidR="00C16190">
        <w:t xml:space="preserve">As with the MARSS models of regional abundance, covariate data relating to observers and ocean climate are included in model specifications, with model fit evaluated using AIC. </w:t>
      </w:r>
      <w:r w:rsidR="00572D2B">
        <w:t>The best fit models are then evaluated to ensure that treatment and control groups are mathematically similar during the pre-treatment period</w:t>
      </w:r>
      <w:r w:rsidR="009721BE">
        <w:t xml:space="preserve"> (if these groups significantly differ, a </w:t>
      </w:r>
      <w:r w:rsidR="009721BE">
        <w:lastRenderedPageBreak/>
        <w:t xml:space="preserve">synthetic control group may be constructed using a weighted average of untreated streams </w:t>
      </w:r>
      <w:r w:rsidR="00F12190">
        <w:t>to</w:t>
      </w:r>
      <w:r w:rsidR="009721BE">
        <w:t xml:space="preserve"> match the Indian River’s pre-treatment trend)</w:t>
      </w:r>
      <w:r w:rsidR="00572D2B">
        <w:t>.</w:t>
      </w:r>
      <w:commentRangeEnd w:id="25"/>
      <w:r w:rsidR="00205B63">
        <w:rPr>
          <w:rStyle w:val="CommentReference"/>
        </w:rPr>
        <w:commentReference w:id="25"/>
      </w:r>
    </w:p>
    <w:p w14:paraId="498878BE" w14:textId="77777777" w:rsidR="00670218" w:rsidRDefault="00670218" w:rsidP="00612D9D">
      <w:pPr>
        <w:pStyle w:val="ListParagraph"/>
        <w:spacing w:after="0" w:line="480" w:lineRule="auto"/>
        <w:ind w:left="360"/>
      </w:pPr>
    </w:p>
    <w:p w14:paraId="138CEDF0" w14:textId="77777777" w:rsidR="00670218" w:rsidRPr="00C64BF8" w:rsidRDefault="00670218" w:rsidP="00C64BF8">
      <w:pPr>
        <w:spacing w:after="0" w:line="480" w:lineRule="auto"/>
        <w:rPr>
          <w:b/>
          <w:bCs/>
        </w:rPr>
      </w:pPr>
      <w:r w:rsidRPr="00C64BF8">
        <w:rPr>
          <w:b/>
          <w:bCs/>
        </w:rPr>
        <w:t>Effect of Hatchery Releases</w:t>
      </w:r>
    </w:p>
    <w:p w14:paraId="7ED5AA68" w14:textId="6C81B46D" w:rsidR="00F4350E" w:rsidRDefault="004B019B" w:rsidP="00C64BF8">
      <w:pPr>
        <w:spacing w:after="0" w:line="480" w:lineRule="auto"/>
      </w:pPr>
      <w:r>
        <w:t>Finally</w:t>
      </w:r>
      <w:r w:rsidR="00670218">
        <w:t xml:space="preserve">, </w:t>
      </w:r>
      <w:del w:id="26" w:author="Mark Scheuerell" w:date="2026-03-06T06:22:00Z" w16du:dateUtc="2026-03-06T14:22:00Z">
        <w:r w:rsidR="00670218" w:rsidDel="00205B63">
          <w:delText>this research will move beyond the effect of SJH hatchery operations and</w:delText>
        </w:r>
      </w:del>
      <w:ins w:id="27" w:author="Mark Scheuerell" w:date="2026-03-06T06:22:00Z" w16du:dateUtc="2026-03-06T14:22:00Z">
        <w:r w:rsidR="00205B63">
          <w:t>I</w:t>
        </w:r>
      </w:ins>
      <w:r w:rsidR="00670218">
        <w:t xml:space="preserve"> focus on the effect of the number of fish released by the hatchery each year. While scarcity of available stray rate data makes a direct analysis of the impacts of straying impossible, </w:t>
      </w:r>
      <w:del w:id="28" w:author="Mark Scheuerell" w:date="2026-03-06T06:22:00Z" w16du:dateUtc="2026-03-06T14:22:00Z">
        <w:r w:rsidR="00670218" w:rsidDel="00205B63">
          <w:delText>MARSS models</w:delText>
        </w:r>
      </w:del>
      <w:ins w:id="29" w:author="Mark Scheuerell" w:date="2026-03-06T06:22:00Z" w16du:dateUtc="2026-03-06T14:22:00Z">
        <w:r w:rsidR="00205B63">
          <w:t>I</w:t>
        </w:r>
      </w:ins>
      <w:r w:rsidR="00670218">
        <w:t xml:space="preserve"> can estimate the impacts of hatchery releases on pink salmon abundance at Indian River (as well as the inverse)</w:t>
      </w:r>
      <w:ins w:id="30" w:author="Mark Scheuerell" w:date="2026-03-06T06:22:00Z" w16du:dateUtc="2026-03-06T14:22:00Z">
        <w:r w:rsidR="00205B63">
          <w:t xml:space="preserve"> via the same MARSS models described above</w:t>
        </w:r>
      </w:ins>
      <w:r w:rsidR="00670218">
        <w:t xml:space="preserve">. </w:t>
      </w:r>
      <w:commentRangeStart w:id="31"/>
      <w:commentRangeStart w:id="32"/>
      <w:r w:rsidR="00670218">
        <w:t xml:space="preserve">It is important to consider the effect of straying both to and from Indian River, as both would influence the abundances observed in stream. </w:t>
      </w:r>
      <w:commentRangeEnd w:id="31"/>
      <w:r w:rsidR="00205B63">
        <w:rPr>
          <w:rStyle w:val="CommentReference"/>
        </w:rPr>
        <w:commentReference w:id="31"/>
      </w:r>
      <w:del w:id="33" w:author="Mark Scheuerell" w:date="2026-03-06T06:23:00Z" w16du:dateUtc="2026-03-06T14:23:00Z">
        <w:r w:rsidR="00670218" w:rsidDel="00205B63">
          <w:delText xml:space="preserve">This can be accomplished using a MARSS model which incorporates observations of Indian River escapement, as well as estimates of adult spawners returning to SJH. </w:delText>
        </w:r>
      </w:del>
      <w:r w:rsidR="00670218">
        <w:t xml:space="preserve">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w:t>
      </w:r>
      <w:commentRangeStart w:id="34"/>
      <w:r w:rsidR="00670218">
        <w:t>the model will estimate</w:t>
      </w:r>
      <w:commentRangeEnd w:id="34"/>
      <w:r w:rsidR="00205B63">
        <w:rPr>
          <w:rStyle w:val="CommentReference"/>
        </w:rPr>
        <w:commentReference w:id="34"/>
      </w:r>
      <w:r w:rsidR="00670218">
        <w:t xml:space="preserve">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670218">
        <w:t>. It is important to note that, because escapement data are log</w:t>
      </w:r>
      <w:r>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w:t>
      </w:r>
      <w:commentRangeEnd w:id="32"/>
      <w:r w:rsidR="009B5B49">
        <w:rPr>
          <w:rStyle w:val="CommentReference"/>
        </w:rPr>
        <w:commentReference w:id="32"/>
      </w:r>
      <w:r w:rsidR="00670218">
        <w:t xml:space="preserve"> </w:t>
      </w:r>
    </w:p>
    <w:p w14:paraId="2090CCA8" w14:textId="49FD9BC2" w:rsidR="00670218" w:rsidRDefault="00741B88" w:rsidP="00F4350E">
      <w:pPr>
        <w:spacing w:after="0" w:line="480" w:lineRule="auto"/>
        <w:ind w:firstLine="360"/>
      </w:pPr>
      <w:r>
        <w:t xml:space="preserve">The state of the hatchery must also be considered, as regardless of the previous brood year’s returns, the hatchery will release a number of smolts which is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proofErr w:type="spellStart"/>
      <w:proofErr w:type="gramStart"/>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proofErr w:type="spellEnd"/>
      <w:proofErr w:type="gramEnd"/>
      <w:r w:rsidR="00D56989">
        <w:t xml:space="preserve">) to be composed of smolts reared from the previous </w:t>
      </w:r>
      <w:r w:rsidR="00D56989">
        <w:lastRenderedPageBreak/>
        <w:t xml:space="preserve">brood (and released in the prior year), as well as wild born fish from Indian River straying to the hatchery. </w:t>
      </w:r>
      <w:r w:rsidR="00670218">
        <w:t>An example of such a model’s process equation written out in matrix form follows:</w:t>
      </w:r>
    </w:p>
    <w:p w14:paraId="1D32533F" w14:textId="77777777" w:rsidR="00741B88" w:rsidRDefault="00741B88" w:rsidP="00C64BF8">
      <w:pPr>
        <w:spacing w:after="0" w:line="480" w:lineRule="auto"/>
      </w:pPr>
    </w:p>
    <w:p w14:paraId="6E0812E8" w14:textId="30B8E28A" w:rsidR="00670218" w:rsidRDefault="00741B88" w:rsidP="00741B88">
      <w:pPr>
        <w:pStyle w:val="ListParagraph"/>
        <w:spacing w:after="0" w:line="480" w:lineRule="auto"/>
        <w:ind w:left="360"/>
        <w:jc w:val="center"/>
      </w:pPr>
      <w:r w:rsidRPr="00741B88">
        <w:rPr>
          <w:noProof/>
        </w:rPr>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9"/>
                    <a:stretch>
                      <a:fillRect/>
                    </a:stretch>
                  </pic:blipFill>
                  <pic:spPr>
                    <a:xfrm>
                      <a:off x="0" y="0"/>
                      <a:ext cx="3791145" cy="419122"/>
                    </a:xfrm>
                    <a:prstGeom prst="rect">
                      <a:avLst/>
                    </a:prstGeom>
                  </pic:spPr>
                </pic:pic>
              </a:graphicData>
            </a:graphic>
          </wp:inline>
        </w:drawing>
      </w:r>
    </w:p>
    <w:p w14:paraId="5AC17653" w14:textId="77777777" w:rsidR="00670218" w:rsidRDefault="00670218" w:rsidP="00612D9D">
      <w:pPr>
        <w:pStyle w:val="ListParagraph"/>
        <w:spacing w:after="0" w:line="480" w:lineRule="auto"/>
        <w:ind w:left="360"/>
      </w:pPr>
    </w:p>
    <w:p w14:paraId="4AE546A3" w14:textId="00CF08DD" w:rsidR="00670218" w:rsidRDefault="00670218" w:rsidP="00C64BF8">
      <w:pPr>
        <w:spacing w:after="0" w:line="480" w:lineRule="auto"/>
      </w:pPr>
      <w:r>
        <w:t xml:space="preserve">Of particular interest </w:t>
      </w:r>
      <w:r w:rsidR="00E65F33">
        <w:t>is the</w:t>
      </w:r>
      <w:r>
        <w:t xml:space="preserve"> term </w:t>
      </w:r>
      <w:proofErr w:type="spellStart"/>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proofErr w:type="spellEnd"/>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p>
    <w:p w14:paraId="7FCF4F38" w14:textId="77777777" w:rsidR="00670218" w:rsidRDefault="00670218" w:rsidP="00612D9D">
      <w:pPr>
        <w:spacing w:after="0" w:line="480" w:lineRule="auto"/>
      </w:pPr>
    </w:p>
    <w:p w14:paraId="4F1F1CCA" w14:textId="77777777" w:rsidR="00670218" w:rsidRPr="008C144E" w:rsidRDefault="00670218" w:rsidP="008C144E">
      <w:pPr>
        <w:spacing w:after="0" w:line="480" w:lineRule="auto"/>
        <w:rPr>
          <w:b/>
          <w:bCs/>
          <w:u w:val="single"/>
        </w:rPr>
      </w:pPr>
      <w:bookmarkStart w:id="35" w:name="_Hlk201668133"/>
      <w:r w:rsidRPr="008C144E">
        <w:rPr>
          <w:b/>
          <w:bCs/>
          <w:u w:val="single"/>
        </w:rPr>
        <w:t>Results</w:t>
      </w:r>
    </w:p>
    <w:p w14:paraId="21BB6878" w14:textId="77777777" w:rsidR="00F4350E" w:rsidRDefault="00F4350E" w:rsidP="00F4350E">
      <w:pPr>
        <w:spacing w:after="0" w:line="480" w:lineRule="auto"/>
        <w:rPr>
          <w:b/>
          <w:bCs/>
        </w:rPr>
      </w:pPr>
      <w:r w:rsidRPr="00C64BF8">
        <w:rPr>
          <w:b/>
          <w:bCs/>
        </w:rPr>
        <w:t>Regional Abundance</w:t>
      </w:r>
    </w:p>
    <w:p w14:paraId="03F45F5B" w14:textId="02D97819" w:rsidR="00C3066D" w:rsidRDefault="00C3066D" w:rsidP="00F4350E">
      <w:pPr>
        <w:spacing w:after="0" w:line="480" w:lineRule="auto"/>
      </w:pPr>
      <w:commentRangeStart w:id="36"/>
      <w:r>
        <w:t xml:space="preserve">Figures 4 &amp; 5 describe the underlying state of Indian River pink salmon abundance relative to the underlying state representing an average pink salmon index stream in the surrounding region (even- and odd-year runs respectively). </w:t>
      </w:r>
      <w:commentRangeEnd w:id="36"/>
      <w:r w:rsidR="00DC2443">
        <w:rPr>
          <w:rStyle w:val="CommentReference"/>
        </w:rPr>
        <w:commentReference w:id="36"/>
      </w:r>
      <w:commentRangeStart w:id="37"/>
      <w:r>
        <w:t>In each case, Indian River abundances at the beginning of the time series are below the regional average abundance. Over the course of the time series, Indian River abundances for both runs “catch-up” to what would be expected of an average pink salmon index stream</w:t>
      </w:r>
      <w:r w:rsidR="001A405D">
        <w:t xml:space="preserve">, although odd-year Indian River runs take some years to accomplish this and do not exceed this statistical average until 1997. From the middle 1990s onward, both runs are closely aligned with the average index stream, exceeding the average in </w:t>
      </w:r>
      <w:r w:rsidR="001A405D">
        <w:lastRenderedPageBreak/>
        <w:t>some years and falling short in others, but in either case not by an amount that appears drastic when visually appraised.</w:t>
      </w:r>
      <w:commentRangeEnd w:id="37"/>
      <w:r w:rsidR="009C0B82">
        <w:rPr>
          <w:rStyle w:val="CommentReference"/>
        </w:rPr>
        <w:commentReference w:id="37"/>
      </w:r>
    </w:p>
    <w:p w14:paraId="11C443BF" w14:textId="1F27EA33" w:rsidR="001A405D" w:rsidRDefault="006A0FFE" w:rsidP="00F4350E">
      <w:pPr>
        <w:spacing w:after="0" w:line="480" w:lineRule="auto"/>
      </w:pPr>
      <w:r>
        <w:tab/>
      </w:r>
      <w:commentRangeStart w:id="38"/>
      <w:del w:id="39" w:author="Mark Scheuerell" w:date="2026-03-07T09:09:00Z" w16du:dateUtc="2026-03-07T17:09:00Z">
        <w:r w:rsidDel="00A227BE">
          <w:delText>Figures 4 &amp; 5 would seem to indicate that in p</w:delText>
        </w:r>
      </w:del>
      <w:ins w:id="40" w:author="Mark Scheuerell" w:date="2026-03-07T09:09:00Z" w16du:dateUtc="2026-03-07T17:09:00Z">
        <w:r w:rsidR="00A227BE">
          <w:t>P</w:t>
        </w:r>
      </w:ins>
      <w:r>
        <w:t xml:space="preserve">ink salmon abundances observed in recent years at Indian River have not been out of the ordinary </w:t>
      </w:r>
      <w:del w:id="41" w:author="Mark Scheuerell" w:date="2026-03-07T09:10:00Z" w16du:dateUtc="2026-03-07T17:10:00Z">
        <w:r w:rsidDel="00A227BE">
          <w:delText>(</w:delText>
        </w:r>
      </w:del>
      <w:r>
        <w:t xml:space="preserve">and </w:t>
      </w:r>
      <w:del w:id="42" w:author="Mark Scheuerell" w:date="2026-03-07T09:10:00Z" w16du:dateUtc="2026-03-07T17:10:00Z">
        <w:r w:rsidDel="00A227BE">
          <w:delText xml:space="preserve">indeed, </w:delText>
        </w:r>
      </w:del>
      <w:r>
        <w:t>odd-year runs may have been considerably below average density from the 1960s until about 1995</w:t>
      </w:r>
      <w:ins w:id="43" w:author="Mark Scheuerell" w:date="2026-03-07T09:10:00Z" w16du:dateUtc="2026-03-07T17:10:00Z">
        <w:r w:rsidR="00A227BE">
          <w:t xml:space="preserve"> (Figures 4 &amp; 5</w:t>
        </w:r>
      </w:ins>
      <w:r>
        <w:t xml:space="preserve">). However, plotting these time series is not enough to conclusively state that abundances at Indian River do not differ from those that would be expected of an average pink salmon index stream in the region in a statistically significant way. </w:t>
      </w:r>
      <w:r w:rsidR="00344905">
        <w:t>Table 1 describes the results of various statistical tests performed to evaluate the difference between these two time series for both even- and odd-year runs.</w:t>
      </w:r>
      <w:commentRangeEnd w:id="38"/>
      <w:r w:rsidR="00A227BE">
        <w:rPr>
          <w:rStyle w:val="CommentReference"/>
        </w:rPr>
        <w:commentReference w:id="38"/>
      </w:r>
      <w:r w:rsidR="00344905">
        <w:t xml:space="preserve"> </w:t>
      </w:r>
      <w:proofErr w:type="spellStart"/>
      <w:r w:rsidR="0080336B">
        <w:t>All time</w:t>
      </w:r>
      <w:proofErr w:type="spellEnd"/>
      <w:r w:rsidR="0080336B">
        <w:t xml:space="preserve"> series were found to be non-stationary when evaluated using ADF tests, but passed KPSS tests, suggesting they were each stationary around some trend (since these are annually observed data, seasonality was not considered).  </w:t>
      </w:r>
      <w:r w:rsidR="00C61B5A">
        <w:t xml:space="preserve">When differenced, time series describing even-year runs were found stationary by both statistical tests. </w:t>
      </w:r>
      <w:commentRangeStart w:id="44"/>
      <w:r w:rsidR="00C61B5A">
        <w:t xml:space="preserve">However, time series describing odd-year runs required </w:t>
      </w:r>
      <w:r w:rsidR="000D21FB">
        <w:t>third</w:t>
      </w:r>
      <w:r w:rsidR="00C61B5A">
        <w:t xml:space="preserve"> order differencing</w:t>
      </w:r>
      <w:r w:rsidR="00421CE7">
        <w:t xml:space="preserve"> (</w:t>
      </w:r>
      <w:r w:rsidR="00421CE7">
        <w:rPr>
          <w:rFonts w:cstheme="minorHAnsi"/>
        </w:rPr>
        <w:t>Δ</w:t>
      </w:r>
      <w:r w:rsidR="00421CE7" w:rsidRPr="00421CE7">
        <w:rPr>
          <w:rFonts w:cstheme="minorHAnsi"/>
          <w:vertAlign w:val="superscript"/>
        </w:rPr>
        <w:t>3</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cstheme="minorHAnsi"/>
        </w:rPr>
        <w:t xml:space="preserve"> = Δ(Δ</w:t>
      </w:r>
      <w:r w:rsidR="00421CE7">
        <w:rPr>
          <w:rFonts w:cstheme="minorHAnsi"/>
          <w:vertAlign w:val="superscript"/>
        </w:rPr>
        <w:t>2</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cstheme="minorHAnsi"/>
        </w:rPr>
        <w:t xml:space="preserve">) = </w:t>
      </w:r>
      <w:proofErr w:type="spellStart"/>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proofErr w:type="spellEnd"/>
      <w:r w:rsidR="00421CE7">
        <w:rPr>
          <w:rFonts w:cstheme="minorHAnsi"/>
        </w:rPr>
        <w:t xml:space="preserve"> - 3</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ascii="MathJax_Math-italic" w:eastAsia="Times New Roman" w:hAnsi="MathJax_Math-italic" w:cs="Times New Roman"/>
          <w:kern w:val="0"/>
          <w:sz w:val="26"/>
          <w:szCs w:val="26"/>
          <w:bdr w:val="none" w:sz="0" w:space="0" w:color="auto" w:frame="1"/>
          <w:vertAlign w:val="subscript"/>
          <w14:ligatures w14:val="none"/>
        </w:rPr>
        <w:t xml:space="preserve">-1 </w:t>
      </w:r>
      <w:r w:rsidR="00421CE7">
        <w:rPr>
          <w:rFonts w:cstheme="minorHAnsi"/>
        </w:rPr>
        <w:t>- 3</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ascii="MathJax_Math-italic" w:eastAsia="Times New Roman" w:hAnsi="MathJax_Math-italic" w:cs="Times New Roman"/>
          <w:kern w:val="0"/>
          <w:sz w:val="26"/>
          <w:szCs w:val="26"/>
          <w:bdr w:val="none" w:sz="0" w:space="0" w:color="auto" w:frame="1"/>
          <w:vertAlign w:val="subscript"/>
          <w14:ligatures w14:val="none"/>
        </w:rPr>
        <w:t>-2</w:t>
      </w:r>
      <w:r w:rsidR="00C61B5A">
        <w:t xml:space="preserve"> </w:t>
      </w:r>
      <w:r w:rsidR="00421CE7">
        <w:t xml:space="preserve">- </w:t>
      </w:r>
      <w:r w:rsidR="00421CE7" w:rsidRPr="00344905">
        <w:rPr>
          <w:rFonts w:ascii="MathJax_Math-italic" w:eastAsia="Times New Roman" w:hAnsi="MathJax_Math-italic" w:cs="Times New Roman"/>
          <w:kern w:val="0"/>
          <w:sz w:val="26"/>
          <w:szCs w:val="26"/>
          <w:bdr w:val="none" w:sz="0" w:space="0" w:color="auto" w:frame="1"/>
          <w14:ligatures w14:val="none"/>
        </w:rPr>
        <w:t>y</w:t>
      </w:r>
      <w:r w:rsidR="00421CE7" w:rsidRPr="00344905">
        <w:rPr>
          <w:rFonts w:ascii="MathJax_Math-italic" w:eastAsia="Times New Roman" w:hAnsi="MathJax_Math-italic" w:cs="Times New Roman"/>
          <w:kern w:val="0"/>
          <w:sz w:val="26"/>
          <w:szCs w:val="26"/>
          <w:bdr w:val="none" w:sz="0" w:space="0" w:color="auto" w:frame="1"/>
          <w:vertAlign w:val="subscript"/>
          <w14:ligatures w14:val="none"/>
        </w:rPr>
        <w:t>t</w:t>
      </w:r>
      <w:r w:rsidR="00421CE7">
        <w:rPr>
          <w:rFonts w:ascii="MathJax_Math-italic" w:eastAsia="Times New Roman" w:hAnsi="MathJax_Math-italic" w:cs="Times New Roman"/>
          <w:kern w:val="0"/>
          <w:sz w:val="26"/>
          <w:szCs w:val="26"/>
          <w:bdr w:val="none" w:sz="0" w:space="0" w:color="auto" w:frame="1"/>
          <w:vertAlign w:val="subscript"/>
          <w14:ligatures w14:val="none"/>
        </w:rPr>
        <w:t>-</w:t>
      </w:r>
      <w:proofErr w:type="gramStart"/>
      <w:r w:rsidR="00421CE7">
        <w:rPr>
          <w:rFonts w:ascii="MathJax_Math-italic" w:eastAsia="Times New Roman" w:hAnsi="MathJax_Math-italic" w:cs="Times New Roman"/>
          <w:kern w:val="0"/>
          <w:sz w:val="26"/>
          <w:szCs w:val="26"/>
          <w:bdr w:val="none" w:sz="0" w:space="0" w:color="auto" w:frame="1"/>
          <w:vertAlign w:val="subscript"/>
          <w14:ligatures w14:val="none"/>
        </w:rPr>
        <w:t xml:space="preserve">3 </w:t>
      </w:r>
      <w:r w:rsidR="00421CE7">
        <w:t>)</w:t>
      </w:r>
      <w:proofErr w:type="gramEnd"/>
      <w:r w:rsidR="00421CE7">
        <w:t xml:space="preserve"> before ADF tests determined them to be stationary. </w:t>
      </w:r>
      <w:r w:rsidR="00F66F22">
        <w:t xml:space="preserve">This level of differencing indicates the need to compensate for some complex cubic trend in the time series and risks over-differencing, which may introduce noise and dampen information related to long-term trends. </w:t>
      </w:r>
      <w:commentRangeEnd w:id="44"/>
      <w:r w:rsidR="00A227BE">
        <w:rPr>
          <w:rStyle w:val="CommentReference"/>
        </w:rPr>
        <w:commentReference w:id="44"/>
      </w:r>
      <w:r w:rsidR="000D21FB">
        <w:t>While initial (first order) differencing of the odd-year time series did not yield statistically stationary results, ADF tests estimated test statistics within 20% of the significance thresholds (i.e., &gt;80% confidence these time series are stationary). Both sets of differenced odd-year time series (first order and third order) are compared in Table 1.</w:t>
      </w:r>
    </w:p>
    <w:p w14:paraId="09E780EF" w14:textId="6B920B1A" w:rsidR="00FC2324" w:rsidRPr="00C3066D" w:rsidRDefault="000D21FB" w:rsidP="00F4350E">
      <w:pPr>
        <w:spacing w:after="0" w:line="480" w:lineRule="auto"/>
      </w:pPr>
      <w:r>
        <w:tab/>
      </w:r>
      <w:commentRangeStart w:id="45"/>
      <w:r>
        <w:t xml:space="preserve">For even-year runs, no significant lags are observed once the time series are differenced to compensate for linear trends. The means and variances of these differenced time series are </w:t>
      </w:r>
      <w:r>
        <w:lastRenderedPageBreak/>
        <w:t>not found to significantly differ</w:t>
      </w:r>
      <w:r w:rsidR="00FC2324">
        <w:t>, and Welch’s t-test finds that the trends are likewise not statistically different</w:t>
      </w:r>
      <w:r>
        <w:t>.</w:t>
      </w:r>
      <w:r w:rsidR="00FC2324">
        <w:t xml:space="preserve"> </w:t>
      </w:r>
      <w:commentRangeEnd w:id="45"/>
      <w:r w:rsidR="00AE6A99">
        <w:rPr>
          <w:rStyle w:val="CommentReference"/>
        </w:rPr>
        <w:commentReference w:id="45"/>
      </w:r>
      <w:commentRangeStart w:id="46"/>
      <w:r w:rsidR="00FC2324">
        <w:t xml:space="preserve">Based on these four characteristics it may be said with some confidence that even-year pink salmon abundances observed at Indian River are very much in line with those that might be expected of an average stream in the </w:t>
      </w:r>
      <w:r w:rsidR="00FC2324" w:rsidRPr="003C6E79">
        <w:rPr>
          <w:i/>
          <w:iCs/>
        </w:rPr>
        <w:t>north southeast (outside)</w:t>
      </w:r>
      <w:r w:rsidR="00FC2324">
        <w:t xml:space="preserve"> region. </w:t>
      </w:r>
      <w:commentRangeEnd w:id="46"/>
      <w:r w:rsidR="005565C2">
        <w:rPr>
          <w:rStyle w:val="CommentReference"/>
        </w:rPr>
        <w:commentReference w:id="46"/>
      </w:r>
      <w:r w:rsidR="00FC2324">
        <w:t xml:space="preserve">The picture is much less clear for odd-year runs. </w:t>
      </w:r>
      <w:r w:rsidR="00B50797">
        <w:t xml:space="preserve">While both the first and third order differenced time series show no significant difference in terms of mean or variance, the trends estimated in both cases are not the same. Additionally, both sets of time series show significant first lags, meaning there is likely some persistent autocorrelation, even despite the third order differencing! It is therefore impossible to conclude that odd-year pink salmon abundances observed at Indian River are in line with regional expectations. Returning to Figure 5, this may be due to the </w:t>
      </w:r>
      <w:r w:rsidR="005B1667">
        <w:t xml:space="preserve">large </w:t>
      </w:r>
      <w:r w:rsidR="00B50797">
        <w:t xml:space="preserve">differences between time series observed during the period from 1961-1995. </w:t>
      </w:r>
    </w:p>
    <w:p w14:paraId="737A3141" w14:textId="77777777" w:rsidR="00C3066D" w:rsidRDefault="00C3066D" w:rsidP="00F4350E">
      <w:pPr>
        <w:spacing w:after="0" w:line="480" w:lineRule="auto"/>
        <w:rPr>
          <w:b/>
          <w:bCs/>
        </w:rPr>
      </w:pPr>
    </w:p>
    <w:p w14:paraId="146C7F99" w14:textId="50623083" w:rsidR="00F4350E" w:rsidRDefault="00F4350E" w:rsidP="00F4350E">
      <w:pPr>
        <w:spacing w:after="0" w:line="480" w:lineRule="auto"/>
        <w:rPr>
          <w:b/>
          <w:bCs/>
        </w:rPr>
      </w:pPr>
      <w:r w:rsidRPr="00C64BF8">
        <w:rPr>
          <w:b/>
          <w:bCs/>
        </w:rPr>
        <w:t>Effect of Hatchery Operations</w:t>
      </w:r>
    </w:p>
    <w:p w14:paraId="7EF4F367" w14:textId="0291F4BD" w:rsidR="00376A4E" w:rsidRDefault="00773DA7" w:rsidP="00F4350E">
      <w:pPr>
        <w:spacing w:after="0" w:line="480" w:lineRule="auto"/>
      </w:pPr>
      <w:commentRangeStart w:id="47"/>
      <w:r>
        <w:t xml:space="preserve">Difference-in-difference </w:t>
      </w:r>
      <w:r w:rsidR="008E7DF4">
        <w:t xml:space="preserve">studies </w:t>
      </w:r>
      <w:r>
        <w:t xml:space="preserve">were undertaken to evaluate both the effect of SJH operations on pink salmon abundances at Indian River (treatment year = 1980), as well as the effect of SJH’s expansion of permitted pink salmon releases from 1 million to 3 million (treatment year = 2010). </w:t>
      </w:r>
      <w:r w:rsidR="00BB4FE2">
        <w:t>M</w:t>
      </w:r>
      <w:r w:rsidR="00376A4E">
        <w:t xml:space="preserve">odels pertaining to each run </w:t>
      </w:r>
      <w:r w:rsidR="007B55B0">
        <w:t xml:space="preserve">(even- and odd-year) </w:t>
      </w:r>
      <w:r w:rsidR="002A355E">
        <w:t xml:space="preserve">and </w:t>
      </w:r>
      <w:r w:rsidR="00376A4E">
        <w:t xml:space="preserve">treatment period </w:t>
      </w:r>
      <w:r w:rsidR="007B55B0">
        <w:t xml:space="preserve">(1980 and 2010) </w:t>
      </w:r>
      <w:r w:rsidR="00376A4E">
        <w:t>were specified</w:t>
      </w:r>
      <w:r w:rsidR="00BB4FE2">
        <w:t xml:space="preserve"> in four ways:</w:t>
      </w:r>
      <w:r w:rsidR="00376A4E">
        <w:t xml:space="preserve"> control</w:t>
      </w:r>
      <w:r w:rsidR="00BB4FE2">
        <w:t>ling</w:t>
      </w:r>
      <w:r w:rsidR="00376A4E">
        <w:t xml:space="preserve"> for the prior year’s ocean climate</w:t>
      </w:r>
      <w:r w:rsidR="007B55B0">
        <w:t xml:space="preserve"> via lagged PDO</w:t>
      </w:r>
      <w:r w:rsidR="00376A4E">
        <w:t xml:space="preserve">, </w:t>
      </w:r>
      <w:r w:rsidR="00BB4FE2">
        <w:t xml:space="preserve">controlling for </w:t>
      </w:r>
      <w:r w:rsidR="00376A4E">
        <w:t xml:space="preserve">the </w:t>
      </w:r>
      <w:r w:rsidR="002A355E">
        <w:t xml:space="preserve">biologist conducting each observation, </w:t>
      </w:r>
      <w:r w:rsidR="00BB4FE2">
        <w:t xml:space="preserve">controlling for </w:t>
      </w:r>
      <w:r w:rsidR="002A355E">
        <w:t xml:space="preserve">both of these sets of covariates, and no </w:t>
      </w:r>
      <w:r w:rsidR="00BB4FE2">
        <w:t xml:space="preserve">including no </w:t>
      </w:r>
      <w:r w:rsidR="002A355E">
        <w:t xml:space="preserve">covariates (only dummy indicators of time period and treatment </w:t>
      </w:r>
      <w:r w:rsidR="002A355E">
        <w:lastRenderedPageBreak/>
        <w:t xml:space="preserve">group). From these, the </w:t>
      </w:r>
      <w:r w:rsidR="007B55B0">
        <w:t>best fit model was selected using AIC, with the most parsimonious model being chosen in cases where AIC values were within 2 of one another.</w:t>
      </w:r>
      <w:commentRangeEnd w:id="47"/>
      <w:r w:rsidR="00A21D8D">
        <w:rPr>
          <w:rStyle w:val="CommentReference"/>
        </w:rPr>
        <w:commentReference w:id="47"/>
      </w:r>
    </w:p>
    <w:p w14:paraId="19D43027" w14:textId="21EF8CDD" w:rsidR="008E7DF4" w:rsidRDefault="008E7DF4" w:rsidP="00376A4E">
      <w:pPr>
        <w:spacing w:after="0" w:line="480" w:lineRule="auto"/>
        <w:ind w:firstLine="720"/>
      </w:pPr>
      <w:commentRangeStart w:id="48"/>
      <w:r>
        <w:t xml:space="preserve">As mentioned above, a necessary pre-condition of difference-in-difference models is the satisfaction of the parallel </w:t>
      </w:r>
      <w:proofErr w:type="gramStart"/>
      <w:r>
        <w:t>trends</w:t>
      </w:r>
      <w:proofErr w:type="gramEnd"/>
      <w:r>
        <w:t xml:space="preserve"> assumption, which asserts that treatment and control groups</w:t>
      </w:r>
      <w:r w:rsidR="009C0C6B">
        <w:t xml:space="preserve"> must be</w:t>
      </w:r>
      <w:r>
        <w:t xml:space="preserve"> mathematically similar in the pre-treatment period.</w:t>
      </w:r>
      <w:r w:rsidR="008F33A8">
        <w:t xml:space="preserve"> Event studies in the form of simple linear models were undertaken to support this assumption. These models are structured to isolate the effect of Indian River on pink salmon abundances during pre-treatment periods, as illustrated below:</w:t>
      </w:r>
    </w:p>
    <w:p w14:paraId="2875F5A1" w14:textId="77777777" w:rsidR="008F33A8" w:rsidRDefault="008F33A8" w:rsidP="00F4350E">
      <w:pPr>
        <w:spacing w:after="0" w:line="480" w:lineRule="auto"/>
      </w:pPr>
    </w:p>
    <w:p w14:paraId="3104ABB3" w14:textId="1BCE0C3D" w:rsidR="008F33A8" w:rsidRPr="008F33A8" w:rsidRDefault="008F33A8" w:rsidP="008F33A8">
      <w:pPr>
        <w:spacing w:after="0" w:line="480" w:lineRule="auto"/>
        <w:jc w:val="center"/>
        <w:rPr>
          <w:rFonts w:ascii="Times New Roman" w:eastAsia="Times New Roman" w:hAnsi="Times New Roman" w:cs="Times New Roman"/>
          <w:kern w:val="0"/>
          <w:sz w:val="26"/>
          <w:szCs w:val="26"/>
          <w14:ligatures w14:val="none"/>
        </w:rPr>
      </w:pPr>
      <w:proofErr w:type="spellStart"/>
      <w:proofErr w:type="gramStart"/>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proofErr w:type="spellStart"/>
      <w:proofErr w:type="gramStart"/>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roofErr w:type="spellEnd"/>
      <w:proofErr w:type="gramEnd"/>
    </w:p>
    <w:p w14:paraId="0C54D086" w14:textId="77777777" w:rsidR="008F33A8" w:rsidRDefault="008F33A8" w:rsidP="00F4350E">
      <w:pPr>
        <w:spacing w:after="0" w:line="480" w:lineRule="auto"/>
      </w:pPr>
    </w:p>
    <w:p w14:paraId="4A2F5397" w14:textId="59B86751" w:rsidR="00C3066D" w:rsidRPr="00C3066D" w:rsidRDefault="00647DF2" w:rsidP="00F4350E">
      <w:pPr>
        <w:spacing w:after="0" w:line="480" w:lineRule="auto"/>
      </w:pPr>
      <w:r>
        <w:t xml:space="preserve">Here, the variable </w:t>
      </w:r>
      <w:proofErr w:type="spellStart"/>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Pr>
          <w:rFonts w:ascii="MathJax_Math-italic" w:eastAsia="Times New Roman" w:hAnsi="MathJax_Math-italic" w:cs="Times New Roman"/>
          <w:kern w:val="0"/>
          <w:sz w:val="26"/>
          <w:szCs w:val="26"/>
          <w:bdr w:val="none" w:sz="0" w:space="0" w:color="auto" w:frame="1"/>
          <w:vertAlign w:val="subscript"/>
          <w14:ligatures w14:val="none"/>
        </w:rPr>
        <w:t xml:space="preserve"> River </w:t>
      </w:r>
      <w:r>
        <w:t>indicates whether or not an observation was taken at Indian River</w:t>
      </w:r>
      <w:r w:rsidR="006B1A2E">
        <w:t xml:space="preserve"> (</w:t>
      </w:r>
      <w:proofErr w:type="spellStart"/>
      <w:r w:rsidR="006B1A2E">
        <w:rPr>
          <w:rFonts w:ascii="MathJax_Math-italic" w:eastAsia="Times New Roman" w:hAnsi="MathJax_Math-italic" w:cs="Times New Roman"/>
          <w:kern w:val="0"/>
          <w:sz w:val="26"/>
          <w:szCs w:val="26"/>
          <w:bdr w:val="none" w:sz="0" w:space="0" w:color="auto" w:frame="1"/>
          <w14:ligatures w14:val="none"/>
        </w:rPr>
        <w:t>D</w:t>
      </w:r>
      <w:r w:rsidR="006B1A2E">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sidR="006B1A2E">
        <w:rPr>
          <w:rFonts w:ascii="MathJax_Math-italic" w:eastAsia="Times New Roman" w:hAnsi="MathJax_Math-italic" w:cs="Times New Roman"/>
          <w:kern w:val="0"/>
          <w:sz w:val="26"/>
          <w:szCs w:val="26"/>
          <w:bdr w:val="none" w:sz="0" w:space="0" w:color="auto" w:frame="1"/>
          <w:vertAlign w:val="subscript"/>
          <w14:ligatures w14:val="none"/>
        </w:rPr>
        <w:t xml:space="preserve"> River</w:t>
      </w:r>
      <w:r w:rsidR="006B1A2E">
        <w:t xml:space="preserve"> = 1)</w:t>
      </w:r>
      <w:r>
        <w:t xml:space="preserve"> or elsewhere in the </w:t>
      </w:r>
      <w:r w:rsidRPr="003C6E79">
        <w:rPr>
          <w:i/>
          <w:iCs/>
        </w:rPr>
        <w:t>north southeast (outside)</w:t>
      </w:r>
      <w:r>
        <w:t xml:space="preserve"> region</w:t>
      </w:r>
      <w:r w:rsidR="006B1A2E">
        <w:t xml:space="preserve"> (</w:t>
      </w:r>
      <w:proofErr w:type="spellStart"/>
      <w:r w:rsidR="006B1A2E">
        <w:rPr>
          <w:rFonts w:ascii="MathJax_Math-italic" w:eastAsia="Times New Roman" w:hAnsi="MathJax_Math-italic" w:cs="Times New Roman"/>
          <w:kern w:val="0"/>
          <w:sz w:val="26"/>
          <w:szCs w:val="26"/>
          <w:bdr w:val="none" w:sz="0" w:space="0" w:color="auto" w:frame="1"/>
          <w14:ligatures w14:val="none"/>
        </w:rPr>
        <w:t>D</w:t>
      </w:r>
      <w:r w:rsidR="006B1A2E">
        <w:rPr>
          <w:rFonts w:ascii="MathJax_Math-italic" w:eastAsia="Times New Roman" w:hAnsi="MathJax_Math-italic" w:cs="Times New Roman"/>
          <w:kern w:val="0"/>
          <w:sz w:val="26"/>
          <w:szCs w:val="26"/>
          <w:bdr w:val="none" w:sz="0" w:space="0" w:color="auto" w:frame="1"/>
          <w:vertAlign w:val="subscript"/>
          <w14:ligatures w14:val="none"/>
        </w:rPr>
        <w:t>Indian</w:t>
      </w:r>
      <w:proofErr w:type="spellEnd"/>
      <w:r w:rsidR="006B1A2E">
        <w:rPr>
          <w:rFonts w:ascii="MathJax_Math-italic" w:eastAsia="Times New Roman" w:hAnsi="MathJax_Math-italic" w:cs="Times New Roman"/>
          <w:kern w:val="0"/>
          <w:sz w:val="26"/>
          <w:szCs w:val="26"/>
          <w:bdr w:val="none" w:sz="0" w:space="0" w:color="auto" w:frame="1"/>
          <w:vertAlign w:val="subscript"/>
          <w14:ligatures w14:val="none"/>
        </w:rPr>
        <w:t xml:space="preserve"> River</w:t>
      </w:r>
      <w:r w:rsidR="006B1A2E">
        <w:t xml:space="preserve"> = 0)</w:t>
      </w:r>
      <w:r>
        <w:t xml:space="preserve">. </w:t>
      </w:r>
      <w:r w:rsidR="006B1A2E">
        <w:t>If indeed treatment and control groups are similar during the pre-treatment period, then the effect of Indian River on pink salmon abundances (</w:t>
      </w:r>
      <w:r w:rsidR="006B1A2E" w:rsidRPr="00530885">
        <w:rPr>
          <w:rFonts w:ascii="MathJax_Math-italic" w:eastAsia="Times New Roman" w:hAnsi="MathJax_Math-italic" w:cs="Times New Roman"/>
          <w:kern w:val="0"/>
          <w:sz w:val="26"/>
          <w:szCs w:val="26"/>
          <w:bdr w:val="none" w:sz="0" w:space="0" w:color="auto" w:frame="1"/>
          <w14:ligatures w14:val="none"/>
        </w:rPr>
        <w:t>β</w:t>
      </w:r>
      <w:r w:rsidR="006B1A2E">
        <w:rPr>
          <w:rFonts w:ascii="MathJax_Math-italic" w:eastAsia="Times New Roman" w:hAnsi="MathJax_Math-italic" w:cs="Times New Roman"/>
          <w:kern w:val="0"/>
          <w:sz w:val="26"/>
          <w:szCs w:val="26"/>
          <w:bdr w:val="none" w:sz="0" w:space="0" w:color="auto" w:frame="1"/>
          <w:vertAlign w:val="subscript"/>
          <w14:ligatures w14:val="none"/>
        </w:rPr>
        <w:t>1</w:t>
      </w:r>
      <w:r w:rsidR="006B1A2E">
        <w:t xml:space="preserve">) should </w:t>
      </w:r>
      <w:r w:rsidR="00D45C26">
        <w:t xml:space="preserve">not </w:t>
      </w:r>
      <w:r w:rsidR="006B1A2E">
        <w:t xml:space="preserve">be statistically significant. </w:t>
      </w:r>
      <w:commentRangeEnd w:id="48"/>
      <w:r w:rsidR="00A21D8D">
        <w:rPr>
          <w:rStyle w:val="CommentReference"/>
        </w:rPr>
        <w:commentReference w:id="48"/>
      </w:r>
      <w:del w:id="49" w:author="Mark Scheuerell" w:date="2026-03-07T09:40:00Z" w16du:dateUtc="2026-03-07T17:40:00Z">
        <w:r w:rsidDel="00A21D8D">
          <w:delText>T</w:delText>
        </w:r>
        <w:r w:rsidR="00773DA7" w:rsidDel="00A21D8D">
          <w:delText xml:space="preserve">able 2 describes the effect of </w:delText>
        </w:r>
        <w:r w:rsidR="00376A4E" w:rsidDel="00A21D8D">
          <w:delText xml:space="preserve">Indian River </w:delText>
        </w:r>
        <w:r w:rsidR="00BB4FE2" w:rsidDel="00A21D8D">
          <w:delText xml:space="preserve">in the pre-treatment period in all four models. </w:delText>
        </w:r>
      </w:del>
      <w:r w:rsidR="0033098E">
        <w:t xml:space="preserve">For even-year runs </w:t>
      </w:r>
      <w:del w:id="50" w:author="Mark Scheuerell" w:date="2026-03-07T09:41:00Z" w16du:dateUtc="2026-03-07T17:41:00Z">
        <w:r w:rsidR="0033098E" w:rsidDel="00A21D8D">
          <w:delText>there exists</w:delText>
        </w:r>
      </w:del>
      <w:ins w:id="51" w:author="Mark Scheuerell" w:date="2026-03-07T09:41:00Z" w16du:dateUtc="2026-03-07T17:41:00Z">
        <w:r w:rsidR="00A21D8D">
          <w:t>I found</w:t>
        </w:r>
      </w:ins>
      <w:r w:rsidR="0033098E">
        <w:t xml:space="preserve"> some significant difference between trends at Indian River and elsewhere in the region prior to 1980</w:t>
      </w:r>
      <w:ins w:id="52" w:author="Mark Scheuerell" w:date="2026-03-07T09:40:00Z" w16du:dateUtc="2026-03-07T17:40:00Z">
        <w:r w:rsidR="00A21D8D">
          <w:t xml:space="preserve"> (Table 2)</w:t>
        </w:r>
      </w:ins>
      <w:r w:rsidR="0033098E">
        <w:t xml:space="preserve">. Due to this difference, </w:t>
      </w:r>
      <w:ins w:id="53" w:author="Mark Scheuerell" w:date="2026-03-07T09:41:00Z" w16du:dateUtc="2026-03-07T17:41:00Z">
        <w:r w:rsidR="00A21D8D">
          <w:t xml:space="preserve">I constructed </w:t>
        </w:r>
      </w:ins>
      <w:r w:rsidR="0033098E">
        <w:t xml:space="preserve">a synthetic control group time series </w:t>
      </w:r>
      <w:del w:id="54" w:author="Mark Scheuerell" w:date="2026-03-07T09:41:00Z" w16du:dateUtc="2026-03-07T17:41:00Z">
        <w:r w:rsidR="0033098E" w:rsidDel="00A21D8D">
          <w:delText xml:space="preserve">was constructed </w:delText>
        </w:r>
      </w:del>
      <w:r w:rsidR="0033098E">
        <w:t>for comparison with the treatment group. All other models satisfy the parallel trends assumption.</w:t>
      </w:r>
    </w:p>
    <w:p w14:paraId="6D6BBACD" w14:textId="7E0E14F7" w:rsidR="00C3066D" w:rsidRDefault="00CD3E62" w:rsidP="00F4350E">
      <w:pPr>
        <w:spacing w:after="0" w:line="480" w:lineRule="auto"/>
        <w:rPr>
          <w:b/>
          <w:bCs/>
        </w:rPr>
      </w:pPr>
      <w:r>
        <w:tab/>
      </w:r>
      <w:del w:id="55" w:author="Mark Scheuerell" w:date="2026-03-07T09:41:00Z" w16du:dateUtc="2026-03-07T17:41:00Z">
        <w:r w:rsidDel="00A21D8D">
          <w:delText xml:space="preserve">Table 3 describes the results of these difference-in-difference studies. </w:delText>
        </w:r>
      </w:del>
      <w:r>
        <w:t xml:space="preserve">The effect of SJH operations commencing in 1980 </w:t>
      </w:r>
      <w:del w:id="56" w:author="Mark Scheuerell" w:date="2026-03-07T09:42:00Z" w16du:dateUtc="2026-03-07T17:42:00Z">
        <w:r w:rsidDel="00A21D8D">
          <w:delText>is shown to have driven</w:delText>
        </w:r>
      </w:del>
      <w:ins w:id="57" w:author="Mark Scheuerell" w:date="2026-03-07T09:42:00Z" w16du:dateUtc="2026-03-07T17:42:00Z">
        <w:r w:rsidR="00A21D8D">
          <w:t>drove</w:t>
        </w:r>
      </w:ins>
      <w:r>
        <w:t xml:space="preserve"> a significant increase in odd-year pink salmon abundances at Indian River</w:t>
      </w:r>
      <w:r w:rsidR="00DC67C0">
        <w:t xml:space="preserve">, while no significant impact </w:t>
      </w:r>
      <w:del w:id="58" w:author="Mark Scheuerell" w:date="2026-03-07T09:42:00Z" w16du:dateUtc="2026-03-07T17:42:00Z">
        <w:r w:rsidR="00DC67C0" w:rsidDel="00A21D8D">
          <w:delText xml:space="preserve">is </w:delText>
        </w:r>
      </w:del>
      <w:ins w:id="59" w:author="Mark Scheuerell" w:date="2026-03-07T09:42:00Z" w16du:dateUtc="2026-03-07T17:42:00Z">
        <w:r w:rsidR="00A21D8D">
          <w:t>wa</w:t>
        </w:r>
        <w:r w:rsidR="00A21D8D">
          <w:t xml:space="preserve">s </w:t>
        </w:r>
      </w:ins>
      <w:r w:rsidR="00DC67C0">
        <w:t>found affecting even-year runs</w:t>
      </w:r>
      <w:ins w:id="60" w:author="Mark Scheuerell" w:date="2026-03-07T09:41:00Z" w16du:dateUtc="2026-03-07T17:41:00Z">
        <w:r w:rsidR="00A21D8D">
          <w:t xml:space="preserve"> (Table 3)</w:t>
        </w:r>
      </w:ins>
      <w:r>
        <w:t xml:space="preserve">. </w:t>
      </w:r>
      <w:r w:rsidR="00DC67C0">
        <w:t>T</w:t>
      </w:r>
      <w:r>
        <w:t xml:space="preserve">he expansion of permitted pink salmon releases from 1 million to 3 </w:t>
      </w:r>
      <w:r>
        <w:lastRenderedPageBreak/>
        <w:t xml:space="preserve">million in 2010 </w:t>
      </w:r>
      <w:del w:id="61" w:author="Mark Scheuerell" w:date="2026-03-07T09:42:00Z" w16du:dateUtc="2026-03-07T17:42:00Z">
        <w:r w:rsidDel="00A21D8D">
          <w:delText xml:space="preserve">is shown to have driven </w:delText>
        </w:r>
      </w:del>
      <w:r>
        <w:t>significant</w:t>
      </w:r>
      <w:ins w:id="62" w:author="Mark Scheuerell" w:date="2026-03-07T09:42:00Z" w16du:dateUtc="2026-03-07T17:42:00Z">
        <w:r w:rsidR="00A21D8D">
          <w:t>ly</w:t>
        </w:r>
      </w:ins>
      <w:r>
        <w:t xml:space="preserve"> </w:t>
      </w:r>
      <w:del w:id="63" w:author="Mark Scheuerell" w:date="2026-03-07T09:42:00Z" w16du:dateUtc="2026-03-07T17:42:00Z">
        <w:r w:rsidDel="00A21D8D">
          <w:delText xml:space="preserve">increases </w:delText>
        </w:r>
      </w:del>
      <w:ins w:id="64" w:author="Mark Scheuerell" w:date="2026-03-07T09:42:00Z" w16du:dateUtc="2026-03-07T17:42:00Z">
        <w:r w:rsidR="00A21D8D">
          <w:t>increase</w:t>
        </w:r>
        <w:r w:rsidR="00A21D8D">
          <w:t>d</w:t>
        </w:r>
        <w:r w:rsidR="00A21D8D">
          <w:t xml:space="preserve"> </w:t>
        </w:r>
      </w:ins>
      <w:r>
        <w:t xml:space="preserve">in both even- and odd-year abundances. </w:t>
      </w:r>
      <w:r w:rsidR="00DC67C0">
        <w:t>The difference in time periods (pre- and post</w:t>
      </w:r>
      <w:r w:rsidR="00E73316">
        <w:t>-</w:t>
      </w:r>
      <w:r w:rsidR="00DC67C0">
        <w:t xml:space="preserve">1980, and pre- and post-2010) </w:t>
      </w:r>
      <w:del w:id="65" w:author="Mark Scheuerell" w:date="2026-03-07T09:42:00Z" w16du:dateUtc="2026-03-07T17:42:00Z">
        <w:r w:rsidR="00DC67C0" w:rsidDel="00A21D8D">
          <w:delText>is found to be</w:delText>
        </w:r>
      </w:del>
      <w:ins w:id="66" w:author="Mark Scheuerell" w:date="2026-03-07T09:42:00Z" w16du:dateUtc="2026-03-07T17:42:00Z">
        <w:r w:rsidR="00A21D8D">
          <w:t>was</w:t>
        </w:r>
      </w:ins>
      <w:r w:rsidR="00DC67C0">
        <w:t xml:space="preserve"> a significant driver of pink salmon abundances both at Indian River and throughout </w:t>
      </w:r>
      <w:r w:rsidR="00E73316">
        <w:t xml:space="preserve">the </w:t>
      </w:r>
      <w:r w:rsidR="00E73316" w:rsidRPr="003C6E79">
        <w:rPr>
          <w:i/>
          <w:iCs/>
        </w:rPr>
        <w:t>north southeast (outside)</w:t>
      </w:r>
      <w:r w:rsidR="00E73316">
        <w:t xml:space="preserve"> region. This result is consistent with trends seen in ADFG’s survey data (Figures 2 &amp; 3), as well as the estimated states of pink salmon abundance depicted in Figures 4 &amp; 5. </w:t>
      </w:r>
    </w:p>
    <w:p w14:paraId="0E88E592" w14:textId="77777777" w:rsidR="00CD3E62" w:rsidRPr="00C64BF8" w:rsidRDefault="00CD3E62" w:rsidP="00F4350E">
      <w:pPr>
        <w:spacing w:after="0" w:line="480" w:lineRule="auto"/>
        <w:rPr>
          <w:b/>
          <w:bCs/>
        </w:rPr>
      </w:pPr>
    </w:p>
    <w:p w14:paraId="34D26D14" w14:textId="77777777" w:rsidR="00F4350E" w:rsidRPr="00C64BF8" w:rsidRDefault="00F4350E" w:rsidP="00F4350E">
      <w:pPr>
        <w:spacing w:after="0" w:line="480" w:lineRule="auto"/>
        <w:rPr>
          <w:b/>
          <w:bCs/>
        </w:rPr>
      </w:pPr>
      <w:r w:rsidRPr="00C64BF8">
        <w:rPr>
          <w:b/>
          <w:bCs/>
        </w:rPr>
        <w:t>Effect of Hatchery Releases</w:t>
      </w:r>
    </w:p>
    <w:p w14:paraId="25A43606" w14:textId="080F073D" w:rsidR="00C3066D" w:rsidRDefault="00976473" w:rsidP="008C144E">
      <w:pPr>
        <w:spacing w:after="0" w:line="480" w:lineRule="auto"/>
      </w:pPr>
      <w:commentRangeStart w:id="67"/>
      <w:r>
        <w:t>With difference-in-difference studies suggesting that hatchery operations are having some influence on Indian River pink salmon abundances, the last stage of this research seeks to directly evaluate the effect o</w:t>
      </w:r>
      <w:r w:rsidR="005227E4">
        <w:t>f the volume of pink salmon coming from each source (the river and the hatchery) in brood year t-1 has on the other in brood year t</w:t>
      </w:r>
      <w:r>
        <w:t xml:space="preserve">. </w:t>
      </w:r>
      <w:r w:rsidR="005227E4">
        <w:t xml:space="preserve">For this purpose, MARSS models are employed with </w:t>
      </w:r>
      <w:r w:rsidR="005227E4" w:rsidRPr="00C64BF8">
        <w:rPr>
          <w:rFonts w:ascii="MathJax_Math-italic" w:eastAsia="Times New Roman" w:hAnsi="MathJax_Math-italic" w:cs="Times New Roman"/>
          <w:b/>
          <w:bCs/>
          <w:kern w:val="0"/>
          <w:sz w:val="26"/>
          <w:szCs w:val="26"/>
          <w:bdr w:val="none" w:sz="0" w:space="0" w:color="auto" w:frame="1"/>
          <w14:ligatures w14:val="none"/>
        </w:rPr>
        <w:t>B</w:t>
      </w:r>
      <w:r w:rsidR="005227E4">
        <w:t xml:space="preserve"> specified specifically to capture these cross effects.</w:t>
      </w:r>
      <w:r w:rsidR="00090DA1">
        <w:t xml:space="preserve"> As mentioned above, the element of </w:t>
      </w:r>
      <w:r w:rsidR="00090DA1" w:rsidRPr="00C64BF8">
        <w:rPr>
          <w:rFonts w:ascii="MathJax_Math-italic" w:eastAsia="Times New Roman" w:hAnsi="MathJax_Math-italic" w:cs="Times New Roman"/>
          <w:b/>
          <w:bCs/>
          <w:kern w:val="0"/>
          <w:sz w:val="26"/>
          <w:szCs w:val="26"/>
          <w:bdr w:val="none" w:sz="0" w:space="0" w:color="auto" w:frame="1"/>
          <w14:ligatures w14:val="none"/>
        </w:rPr>
        <w:t>B</w:t>
      </w:r>
      <w:r w:rsidR="00090DA1">
        <w:t xml:space="preserve"> that would capture the influence of hatchery returns in brood year t-1 on hatchery returns in brood year t is set at zero, due to hatchery releases in year t not being the direct result of returns in the previous brood year. </w:t>
      </w:r>
      <w:commentRangeEnd w:id="67"/>
      <w:r w:rsidR="00A21D8D">
        <w:rPr>
          <w:rStyle w:val="CommentReference"/>
        </w:rPr>
        <w:commentReference w:id="67"/>
      </w:r>
      <w:commentRangeStart w:id="68"/>
      <w:r w:rsidR="00090DA1">
        <w:t xml:space="preserve">Figure 6 describes </w:t>
      </w:r>
      <w:r w:rsidR="00090DA1" w:rsidRPr="00C64BF8">
        <w:rPr>
          <w:rFonts w:ascii="MathJax_Math-italic" w:eastAsia="Times New Roman" w:hAnsi="MathJax_Math-italic" w:cs="Times New Roman"/>
          <w:b/>
          <w:bCs/>
          <w:kern w:val="0"/>
          <w:sz w:val="26"/>
          <w:szCs w:val="26"/>
          <w:bdr w:val="none" w:sz="0" w:space="0" w:color="auto" w:frame="1"/>
          <w14:ligatures w14:val="none"/>
        </w:rPr>
        <w:t>B</w:t>
      </w:r>
      <w:r w:rsidR="00090DA1">
        <w:t xml:space="preserve"> parameter estimates from these MARSS models, including the parameter of greatest interest – the e</w:t>
      </w:r>
      <w:r w:rsidR="00090DA1" w:rsidRPr="00090DA1">
        <w:t>ffect of prior brood year hatchery returns on current brood year Indian River abundance</w:t>
      </w:r>
      <w:r w:rsidR="00090DA1">
        <w:t xml:space="preserve">, as well as the effect of </w:t>
      </w:r>
      <w:r w:rsidR="00090DA1" w:rsidRPr="00090DA1">
        <w:t>prior brood year Indian River abundance on current brood year</w:t>
      </w:r>
      <w:r w:rsidR="00090DA1">
        <w:t xml:space="preserve"> </w:t>
      </w:r>
      <w:r w:rsidR="00090DA1" w:rsidRPr="00090DA1">
        <w:t>hatchery returns</w:t>
      </w:r>
      <w:r w:rsidR="00090DA1">
        <w:t xml:space="preserve">, and the effect of prior brood year Indian River abundance on current brood year Indian River abundance. </w:t>
      </w:r>
      <w:commentRangeEnd w:id="68"/>
      <w:r w:rsidR="00A21D8D">
        <w:rPr>
          <w:rStyle w:val="CommentReference"/>
        </w:rPr>
        <w:commentReference w:id="68"/>
      </w:r>
      <w:r w:rsidR="00090DA1">
        <w:t xml:space="preserve">Parametric bootstrapping is employed to construct confidence intervals around these parameter estimates. </w:t>
      </w:r>
    </w:p>
    <w:p w14:paraId="40ADB905" w14:textId="293F746D" w:rsidR="00675815" w:rsidRDefault="00090DA1" w:rsidP="008C144E">
      <w:pPr>
        <w:spacing w:after="0" w:line="480" w:lineRule="auto"/>
      </w:pPr>
      <w:r>
        <w:lastRenderedPageBreak/>
        <w:tab/>
      </w:r>
      <w:commentRangeStart w:id="69"/>
      <w:r>
        <w:t xml:space="preserve">The </w:t>
      </w:r>
      <w:del w:id="70" w:author="Mark Scheuerell" w:date="2026-03-07T09:44:00Z" w16du:dateUtc="2026-03-07T17:44:00Z">
        <w:r w:rsidDel="00A21D8D">
          <w:delText>parameter of interest</w:delText>
        </w:r>
        <w:r w:rsidR="006D7969" w:rsidDel="00A21D8D">
          <w:delText xml:space="preserve"> (the </w:delText>
        </w:r>
      </w:del>
      <w:r w:rsidR="006D7969">
        <w:t>e</w:t>
      </w:r>
      <w:r w:rsidR="006D7969" w:rsidRPr="00090DA1">
        <w:t>ffect of prior brood year hatchery returns on current brood year Indian River abundance</w:t>
      </w:r>
      <w:del w:id="71" w:author="Mark Scheuerell" w:date="2026-03-07T09:45:00Z" w16du:dateUtc="2026-03-07T17:45:00Z">
        <w:r w:rsidR="006D7969" w:rsidDel="00A21D8D">
          <w:delText>) i</w:delText>
        </w:r>
        <w:r w:rsidR="009F6B38" w:rsidDel="00A21D8D">
          <w:delText>s</w:delText>
        </w:r>
        <w:r w:rsidR="006D7969" w:rsidDel="00A21D8D">
          <w:delText xml:space="preserve"> found to be</w:delText>
        </w:r>
      </w:del>
      <w:ins w:id="72" w:author="Mark Scheuerell" w:date="2026-03-07T09:45:00Z" w16du:dateUtc="2026-03-07T17:45:00Z">
        <w:r w:rsidR="00A21D8D">
          <w:t xml:space="preserve"> was</w:t>
        </w:r>
      </w:ins>
      <w:r w:rsidR="006D7969">
        <w:t xml:space="preserve"> </w:t>
      </w:r>
      <w:r w:rsidR="009F6B38">
        <w:t xml:space="preserve">positive and </w:t>
      </w:r>
      <w:r w:rsidR="006D7969">
        <w:t>significant for both even- and odd-year runs</w:t>
      </w:r>
      <w:r w:rsidR="009F6B38">
        <w:t>, although this is the smallest of the three effects observed for each run, with point estimates of 0.</w:t>
      </w:r>
      <w:r w:rsidR="00086DA1">
        <w:t>089</w:t>
      </w:r>
      <w:r w:rsidR="009F6B38">
        <w:t xml:space="preserve"> and 0.</w:t>
      </w:r>
      <w:r w:rsidR="00086DA1">
        <w:t>04</w:t>
      </w:r>
      <w:r w:rsidR="009F6B38">
        <w:t xml:space="preserve"> respectively</w:t>
      </w:r>
      <w:r w:rsidR="006D7969">
        <w:t xml:space="preserve">. </w:t>
      </w:r>
      <w:r w:rsidR="009F6B38">
        <w:t>Not surprisingly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r w:rsidR="00675815">
        <w:t xml:space="preserve">While the effect of prior brood year Indian River abundances on current brood year hatchery returns is stronger for both runs than its inverse, it is crucial to note that hatchery returns are </w:t>
      </w:r>
      <w:r w:rsidR="00B00D9B">
        <w:t xml:space="preserve">greater than Indian River abundance much more often than not. This means that despite the difference in effect, the overall numbers of fish </w:t>
      </w:r>
      <w:del w:id="73" w:author="Mark Scheuerell" w:date="2026-03-07T09:46:00Z" w16du:dateUtc="2026-03-07T17:46:00Z">
        <w:r w:rsidR="00B00D9B" w:rsidDel="00A21D8D">
          <w:delText xml:space="preserve">returning </w:delText>
        </w:r>
      </w:del>
      <w:ins w:id="74" w:author="Mark Scheuerell" w:date="2026-03-07T09:46:00Z" w16du:dateUtc="2026-03-07T17:46:00Z">
        <w:r w:rsidR="00A21D8D">
          <w:t>stray</w:t>
        </w:r>
        <w:r w:rsidR="00A21D8D">
          <w:t xml:space="preserve">ing </w:t>
        </w:r>
      </w:ins>
      <w:r w:rsidR="00B00D9B">
        <w:t xml:space="preserve">to a </w:t>
      </w:r>
      <w:ins w:id="75" w:author="Mark Scheuerell" w:date="2026-03-07T09:46:00Z" w16du:dateUtc="2026-03-07T17:46:00Z">
        <w:r w:rsidR="00A21D8D">
          <w:t xml:space="preserve">non-origin </w:t>
        </w:r>
      </w:ins>
      <w:r w:rsidR="00B00D9B">
        <w:t xml:space="preserve">site </w:t>
      </w:r>
      <w:del w:id="76" w:author="Mark Scheuerell" w:date="2026-03-07T09:46:00Z" w16du:dateUtc="2026-03-07T17:46:00Z">
        <w:r w:rsidR="00B00D9B" w:rsidDel="00A21D8D">
          <w:delText xml:space="preserve">different from that of their origin </w:delText>
        </w:r>
      </w:del>
      <w:r w:rsidR="00625D54">
        <w:t xml:space="preserve">could be roughly equal or even skewed towards hatchery-born fish returning to Indian River. In those brood years where Indian River abundances exceed hatchery returns, the </w:t>
      </w:r>
      <w:del w:id="77" w:author="Mark Scheuerell" w:date="2026-03-07T09:47:00Z" w16du:dateUtc="2026-03-07T17:47:00Z">
        <w:r w:rsidR="00625D54" w:rsidDel="00A21D8D">
          <w:delText xml:space="preserve">sizes of </w:delText>
        </w:r>
      </w:del>
      <w:r w:rsidR="00625D54">
        <w:t>these effect</w:t>
      </w:r>
      <w:ins w:id="78" w:author="Mark Scheuerell" w:date="2026-03-07T09:47:00Z" w16du:dateUtc="2026-03-07T17:47:00Z">
        <w:r w:rsidR="00A21D8D">
          <w:t xml:space="preserve"> size</w:t>
        </w:r>
      </w:ins>
      <w:r w:rsidR="00625D54">
        <w:t>s imply that the following brood year will see more fish from Indian River returning to the hatchery than vice versa.</w:t>
      </w:r>
      <w:commentRangeEnd w:id="69"/>
      <w:r w:rsidR="00A21D8D">
        <w:rPr>
          <w:rStyle w:val="CommentReference"/>
        </w:rPr>
        <w:commentReference w:id="69"/>
      </w:r>
    </w:p>
    <w:p w14:paraId="791283B6" w14:textId="77777777" w:rsidR="00344905" w:rsidRDefault="00344905" w:rsidP="008C144E">
      <w:pPr>
        <w:spacing w:after="0" w:line="480" w:lineRule="auto"/>
      </w:pPr>
    </w:p>
    <w:bookmarkEnd w:id="35"/>
    <w:p w14:paraId="79B6696A" w14:textId="78F6E4BB" w:rsidR="00670218" w:rsidRPr="008C144E" w:rsidRDefault="0093781E" w:rsidP="008C144E">
      <w:pPr>
        <w:spacing w:after="0" w:line="480" w:lineRule="auto"/>
        <w:rPr>
          <w:b/>
          <w:bCs/>
          <w:u w:val="single"/>
        </w:rPr>
      </w:pPr>
      <w:commentRangeStart w:id="79"/>
      <w:r w:rsidRPr="008C144E">
        <w:rPr>
          <w:b/>
          <w:bCs/>
          <w:u w:val="single"/>
        </w:rPr>
        <w:t>Discussion</w:t>
      </w:r>
      <w:commentRangeEnd w:id="79"/>
      <w:r w:rsidR="00460B8F">
        <w:rPr>
          <w:rStyle w:val="CommentReference"/>
        </w:rPr>
        <w:commentReference w:id="79"/>
      </w:r>
    </w:p>
    <w:p w14:paraId="798BA1B1" w14:textId="17DEA9EA" w:rsidR="003B6985" w:rsidRDefault="00716B1F" w:rsidP="008C144E">
      <w:pPr>
        <w:spacing w:after="0" w:line="480" w:lineRule="auto"/>
      </w:pPr>
      <w:commentRangeStart w:id="80"/>
      <w:r>
        <w:t xml:space="preserve">The results of this work are intended first and foremost to provide management at SITK with a comprehensive description of both the impacts of SJH operations and of the population dynamics of pink salmon throughout the broader region.  </w:t>
      </w:r>
      <w:commentRangeEnd w:id="80"/>
      <w:r w:rsidR="00351AE4">
        <w:rPr>
          <w:rStyle w:val="CommentReference"/>
        </w:rPr>
        <w:commentReference w:id="80"/>
      </w:r>
      <w:commentRangeStart w:id="81"/>
      <w:r>
        <w:t xml:space="preserve">The state of pink salmon abundances in northern southeast Alaska is changing, as evidenced by Figures 2 &amp; 3. </w:t>
      </w:r>
      <w:commentRangeEnd w:id="81"/>
      <w:r w:rsidR="00351AE4">
        <w:rPr>
          <w:rStyle w:val="CommentReference"/>
        </w:rPr>
        <w:commentReference w:id="81"/>
      </w:r>
      <w:commentRangeStart w:id="82"/>
      <w:r>
        <w:t xml:space="preserve">Understanding whether pink salmon at Indian River exist within a natural range of variation requires parsing this context. </w:t>
      </w:r>
      <w:commentRangeEnd w:id="82"/>
      <w:r w:rsidR="00351AE4">
        <w:rPr>
          <w:rStyle w:val="CommentReference"/>
        </w:rPr>
        <w:commentReference w:id="82"/>
      </w:r>
      <w:commentRangeStart w:id="83"/>
      <w:r>
        <w:t xml:space="preserve">While pink salmon densities observed at Indian River in recent decades are high </w:t>
      </w:r>
      <w:r>
        <w:lastRenderedPageBreak/>
        <w:t xml:space="preserve">compared to those that were recorded decades ago, </w:t>
      </w:r>
      <w:ins w:id="84" w:author="Mark Scheuerell" w:date="2026-03-07T09:53:00Z" w16du:dateUtc="2026-03-07T17:53:00Z">
        <w:r w:rsidR="00351AE4">
          <w:t xml:space="preserve">more contemporary returns </w:t>
        </w:r>
      </w:ins>
      <w:ins w:id="85" w:author="Mark Scheuerell" w:date="2026-03-07T09:54:00Z" w16du:dateUtc="2026-03-07T17:54:00Z">
        <w:r w:rsidR="00351AE4">
          <w:t xml:space="preserve">of </w:t>
        </w:r>
      </w:ins>
      <w:ins w:id="86" w:author="Mark Scheuerell" w:date="2026-03-07T09:55:00Z" w16du:dateUtc="2026-03-07T17:55:00Z">
        <w:r w:rsidR="00351AE4">
          <w:t xml:space="preserve">adults </w:t>
        </w:r>
      </w:ins>
      <w:ins w:id="87" w:author="Mark Scheuerell" w:date="2026-03-07T09:53:00Z" w16du:dateUtc="2026-03-07T17:53:00Z">
        <w:r w:rsidR="00351AE4">
          <w:t xml:space="preserve">to the </w:t>
        </w:r>
      </w:ins>
      <w:del w:id="88" w:author="Mark Scheuerell" w:date="2026-03-07T09:52:00Z" w16du:dateUtc="2026-03-07T17:52:00Z">
        <w:r w:rsidDel="00351AE4">
          <w:delText xml:space="preserve">a statistical comparison of </w:delText>
        </w:r>
      </w:del>
      <w:r>
        <w:t xml:space="preserve">Indian River </w:t>
      </w:r>
      <w:ins w:id="89" w:author="Mark Scheuerell" w:date="2026-03-07T09:54:00Z" w16du:dateUtc="2026-03-07T17:54:00Z">
        <w:r w:rsidR="00351AE4">
          <w:t xml:space="preserve">in even years are largely in line with </w:t>
        </w:r>
      </w:ins>
      <w:del w:id="90" w:author="Mark Scheuerell" w:date="2026-03-07T09:54:00Z" w16du:dateUtc="2026-03-07T17:54:00Z">
        <w:r w:rsidDel="00351AE4">
          <w:delText xml:space="preserve">to ADFG’s pinks salmon </w:delText>
        </w:r>
      </w:del>
      <w:r>
        <w:t xml:space="preserve">index streams in the </w:t>
      </w:r>
      <w:r w:rsidRPr="003C6E79">
        <w:rPr>
          <w:i/>
          <w:iCs/>
        </w:rPr>
        <w:t xml:space="preserve">north southeast </w:t>
      </w:r>
      <w:r w:rsidRPr="00351AE4">
        <w:rPr>
          <w:rPrChange w:id="91" w:author="Mark Scheuerell" w:date="2026-03-07T09:55:00Z" w16du:dateUtc="2026-03-07T17:55:00Z">
            <w:rPr>
              <w:i/>
              <w:iCs/>
            </w:rPr>
          </w:rPrChange>
        </w:rPr>
        <w:t>(</w:t>
      </w:r>
      <w:r w:rsidRPr="003C6E79">
        <w:rPr>
          <w:i/>
          <w:iCs/>
        </w:rPr>
        <w:t>outside</w:t>
      </w:r>
      <w:r w:rsidRPr="00351AE4">
        <w:rPr>
          <w:rPrChange w:id="92" w:author="Mark Scheuerell" w:date="2026-03-07T09:55:00Z" w16du:dateUtc="2026-03-07T17:55:00Z">
            <w:rPr>
              <w:i/>
              <w:iCs/>
            </w:rPr>
          </w:rPrChange>
        </w:rPr>
        <w:t>)</w:t>
      </w:r>
      <w:ins w:id="93" w:author="Mark Scheuerell" w:date="2026-03-07T09:55:00Z" w16du:dateUtc="2026-03-07T17:55:00Z">
        <w:r w:rsidR="00351AE4" w:rsidRPr="00351AE4">
          <w:rPr>
            <w:rPrChange w:id="94" w:author="Mark Scheuerell" w:date="2026-03-07T09:55:00Z" w16du:dateUtc="2026-03-07T17:55:00Z">
              <w:rPr>
                <w:i/>
                <w:iCs/>
              </w:rPr>
            </w:rPrChange>
          </w:rPr>
          <w:t>, where</w:t>
        </w:r>
        <w:r w:rsidR="00351AE4">
          <w:t xml:space="preserve">as </w:t>
        </w:r>
      </w:ins>
      <w:del w:id="95" w:author="Mark Scheuerell" w:date="2026-03-07T09:55:00Z" w16du:dateUtc="2026-03-07T17:55:00Z">
        <w:r w:rsidRPr="00351AE4" w:rsidDel="00351AE4">
          <w:delText xml:space="preserve"> </w:delText>
        </w:r>
        <w:r w:rsidDel="00351AE4">
          <w:delText xml:space="preserve">region shows that only </w:delText>
        </w:r>
      </w:del>
      <w:r>
        <w:t xml:space="preserve">odd-year runs are not in line with </w:t>
      </w:r>
      <w:ins w:id="96" w:author="Mark Scheuerell" w:date="2026-03-07T09:56:00Z" w16du:dateUtc="2026-03-07T17:56:00Z">
        <w:r w:rsidR="00351AE4">
          <w:t xml:space="preserve">broader </w:t>
        </w:r>
      </w:ins>
      <w:r>
        <w:t xml:space="preserve">regional </w:t>
      </w:r>
      <w:del w:id="97" w:author="Mark Scheuerell" w:date="2026-03-07T09:56:00Z" w16du:dateUtc="2026-03-07T17:56:00Z">
        <w:r w:rsidDel="00351AE4">
          <w:delText>expectations</w:delText>
        </w:r>
      </w:del>
      <w:ins w:id="98" w:author="Mark Scheuerell" w:date="2026-03-07T09:56:00Z" w16du:dateUtc="2026-03-07T17:56:00Z">
        <w:r w:rsidR="00351AE4">
          <w:t>patterns</w:t>
        </w:r>
      </w:ins>
      <w:r>
        <w:t xml:space="preserve">. </w:t>
      </w:r>
      <w:commentRangeEnd w:id="83"/>
      <w:r w:rsidR="00351AE4">
        <w:rPr>
          <w:rStyle w:val="CommentReference"/>
        </w:rPr>
        <w:commentReference w:id="83"/>
      </w:r>
      <w:r w:rsidR="007C5247">
        <w:t xml:space="preserve">Difference-in-difference modeling indicated that this difference may indeed be driven by Sheldon Jackson Hatchery operations, and the expansion of these operations in 2010 seems to have driven a significant increase in abundances for both even- and odd-year runs. While these results are compelling, they do not reveal the impact of hatchery releases on Indian River pink salmon abundances, only that abundances at Indian River post-2010 (and in the case of odd-year runs, post-1980) are higher than expected relative to the control group. </w:t>
      </w:r>
      <w:del w:id="99" w:author="Mark Scheuerell" w:date="2026-03-07T09:57:00Z" w16du:dateUtc="2026-03-07T17:57:00Z">
        <w:r w:rsidR="00C80629" w:rsidDel="00351AE4">
          <w:delText>That effect is found through</w:delText>
        </w:r>
      </w:del>
      <w:ins w:id="100" w:author="Mark Scheuerell" w:date="2026-03-07T09:57:00Z" w16du:dateUtc="2026-03-07T17:57:00Z">
        <w:r w:rsidR="00351AE4">
          <w:t>This finding was also consistent with</w:t>
        </w:r>
      </w:ins>
      <w:r w:rsidR="00C80629">
        <w:t xml:space="preserve"> time series modeling of Indian River abundances and hatchery returns</w:t>
      </w:r>
      <w:ins w:id="101" w:author="Mark Scheuerell" w:date="2026-03-07T09:57:00Z" w16du:dateUtc="2026-03-07T17:57:00Z">
        <w:r w:rsidR="00351AE4">
          <w:t xml:space="preserve">. Although </w:t>
        </w:r>
      </w:ins>
      <w:ins w:id="102" w:author="Mark Scheuerell" w:date="2026-03-07T09:58:00Z" w16du:dateUtc="2026-03-07T17:58:00Z">
        <w:r w:rsidR="00351AE4">
          <w:t xml:space="preserve">I found </w:t>
        </w:r>
      </w:ins>
      <w:del w:id="103" w:author="Mark Scheuerell" w:date="2026-03-07T09:58:00Z" w16du:dateUtc="2026-03-07T17:58:00Z">
        <w:r w:rsidR="00C80629" w:rsidDel="00351AE4">
          <w:delText xml:space="preserve">, and while this work finds </w:delText>
        </w:r>
      </w:del>
      <w:r w:rsidR="00C80629">
        <w:t xml:space="preserve">a significant effect of hatchery releases on Indian River </w:t>
      </w:r>
      <w:ins w:id="104" w:author="Mark Scheuerell" w:date="2026-03-07T09:58:00Z" w16du:dateUtc="2026-03-07T17:58:00Z">
        <w:r w:rsidR="00351AE4">
          <w:t xml:space="preserve">adult </w:t>
        </w:r>
      </w:ins>
      <w:del w:id="105" w:author="Mark Scheuerell" w:date="2026-03-07T09:58:00Z" w16du:dateUtc="2026-03-07T17:58:00Z">
        <w:r w:rsidR="00C80629" w:rsidDel="00351AE4">
          <w:delText>abundance</w:delText>
        </w:r>
      </w:del>
      <w:ins w:id="106" w:author="Mark Scheuerell" w:date="2026-03-07T09:58:00Z" w16du:dateUtc="2026-03-07T17:58:00Z">
        <w:r w:rsidR="00351AE4">
          <w:t>numbers</w:t>
        </w:r>
      </w:ins>
      <w:del w:id="107" w:author="Mark Scheuerell" w:date="2026-03-07T09:58:00Z" w16du:dateUtc="2026-03-07T17:58:00Z">
        <w:r w:rsidR="00C80629" w:rsidDel="00351AE4">
          <w:delText>s</w:delText>
        </w:r>
      </w:del>
      <w:r w:rsidR="00C80629">
        <w:t>, it also appears that Indian River fish are returning to the hatchery at significant rates.</w:t>
      </w:r>
    </w:p>
    <w:p w14:paraId="27DF658A" w14:textId="13795E18" w:rsidR="00716B1F" w:rsidRDefault="001F7F26" w:rsidP="008C144E">
      <w:pPr>
        <w:spacing w:after="0" w:line="480" w:lineRule="auto"/>
      </w:pPr>
      <w:r>
        <w:tab/>
      </w:r>
      <w:commentRangeStart w:id="108"/>
      <w:r>
        <w:t xml:space="preserve">While it is not the aim of this work to be prescriptive, </w:t>
      </w:r>
      <w:commentRangeEnd w:id="108"/>
      <w:r w:rsidR="00A26CD8">
        <w:rPr>
          <w:rStyle w:val="CommentReference"/>
        </w:rPr>
        <w:commentReference w:id="108"/>
      </w:r>
      <w:r>
        <w:t xml:space="preserve">it is worth considering the implications of these findings and how they might inform the duties of park officials with respect to conservation. </w:t>
      </w:r>
      <w:r w:rsidR="00062BCE">
        <w:t xml:space="preserve">In even years, Indian River salmon are not out of the ordinary relative to the wider region. While the expansion of hatchery releases in 2010 </w:t>
      </w:r>
      <w:del w:id="109" w:author="Mark Scheuerell" w:date="2026-03-07T10:07:00Z" w16du:dateUtc="2026-03-07T18:07:00Z">
        <w:r w:rsidR="00062BCE" w:rsidDel="00F4609B">
          <w:delText xml:space="preserve">is statistically shown to </w:delText>
        </w:r>
      </w:del>
      <w:r w:rsidR="00062BCE">
        <w:t>coincide</w:t>
      </w:r>
      <w:ins w:id="110" w:author="Mark Scheuerell" w:date="2026-03-07T10:07:00Z" w16du:dateUtc="2026-03-07T18:07:00Z">
        <w:r w:rsidR="00F4609B">
          <w:t>d with</w:t>
        </w:r>
      </w:ins>
      <w:r w:rsidR="00062BCE">
        <w:t xml:space="preserve"> an increase in the numbers of spawning pink salmon at Indian River, the effect of hatchery returns in the previous brood year on even-year pink salmon abundances are much lower than the effect of fish moving in the other direction. Taken together, </w:t>
      </w:r>
      <w:del w:id="111" w:author="Mark Scheuerell" w:date="2026-03-07T10:07:00Z" w16du:dateUtc="2026-03-07T18:07:00Z">
        <w:r w:rsidR="00062BCE" w:rsidDel="00F4609B">
          <w:delText xml:space="preserve">this suite of evidence makes </w:delText>
        </w:r>
      </w:del>
      <w:r w:rsidR="00062BCE">
        <w:t>it seem</w:t>
      </w:r>
      <w:ins w:id="112" w:author="Mark Scheuerell" w:date="2026-03-07T10:08:00Z" w16du:dateUtc="2026-03-07T18:08:00Z">
        <w:r w:rsidR="00F4609B">
          <w:t>s</w:t>
        </w:r>
      </w:ins>
      <w:r w:rsidR="00062BCE">
        <w:t xml:space="preserve"> likely that even-year runs at Indian River are well within the natural range of variation for the wider region. </w:t>
      </w:r>
      <w:r w:rsidR="00CC7AA4">
        <w:t xml:space="preserve">However, the analysis of odd-year runs tells a different story. </w:t>
      </w:r>
      <w:del w:id="113" w:author="Mark Scheuerell" w:date="2026-03-07T10:09:00Z" w16du:dateUtc="2026-03-07T18:09:00Z">
        <w:r w:rsidR="00CC7AA4" w:rsidDel="00F4609B">
          <w:delText xml:space="preserve">Odd-year runs at Indian River are found differ significantly from the expectation drawn from the wider region. </w:delText>
        </w:r>
      </w:del>
      <w:r w:rsidR="00CC7AA4">
        <w:t>The effect</w:t>
      </w:r>
      <w:ins w:id="114" w:author="Mark Scheuerell" w:date="2026-03-07T10:09:00Z" w16du:dateUtc="2026-03-07T18:09:00Z">
        <w:r w:rsidR="00460B8F">
          <w:t>s of</w:t>
        </w:r>
      </w:ins>
      <w:r w:rsidR="00CC7AA4">
        <w:t xml:space="preserve"> both the commencement and expansion of hatchery operations (1980 and 2010) </w:t>
      </w:r>
      <w:del w:id="115" w:author="Mark Scheuerell" w:date="2026-03-07T10:09:00Z" w16du:dateUtc="2026-03-07T18:09:00Z">
        <w:r w:rsidR="00CC7AA4" w:rsidDel="00460B8F">
          <w:delText xml:space="preserve">are shown to have </w:delText>
        </w:r>
      </w:del>
      <w:r w:rsidR="00CC7AA4">
        <w:t xml:space="preserve">coincided with increases in the numbers of </w:t>
      </w:r>
      <w:r w:rsidR="00CC7AA4">
        <w:lastRenderedPageBreak/>
        <w:t xml:space="preserve">pink salmon at Indian River, above and beyond what was happening elsewhere in the region during those periods. Finally, </w:t>
      </w:r>
      <w:del w:id="116" w:author="Mark Scheuerell" w:date="2026-03-07T10:11:00Z" w16du:dateUtc="2026-03-07T18:11:00Z">
        <w:r w:rsidR="00CC7AA4" w:rsidDel="00460B8F">
          <w:delText>while (like even-year runs),</w:delText>
        </w:r>
      </w:del>
      <w:ins w:id="117" w:author="Mark Scheuerell" w:date="2026-03-07T10:11:00Z" w16du:dateUtc="2026-03-07T18:11:00Z">
        <w:r w:rsidR="00460B8F">
          <w:t>although</w:t>
        </w:r>
      </w:ins>
      <w:r w:rsidR="00CC7AA4">
        <w:t xml:space="preserve"> the effect of hatchery returns in the previous brood year on even-year pink salmon abundances are lower than the effect of fish moving in the other direction, the difference in these effects is not as </w:t>
      </w:r>
      <w:del w:id="118" w:author="Mark Scheuerell" w:date="2026-03-07T10:11:00Z" w16du:dateUtc="2026-03-07T18:11:00Z">
        <w:r w:rsidR="00CC7AA4" w:rsidDel="00460B8F">
          <w:delText>great</w:delText>
        </w:r>
      </w:del>
      <w:ins w:id="119" w:author="Mark Scheuerell" w:date="2026-03-07T10:11:00Z" w16du:dateUtc="2026-03-07T18:11:00Z">
        <w:r w:rsidR="00460B8F">
          <w:t>large</w:t>
        </w:r>
      </w:ins>
      <w:r w:rsidR="00CC7AA4">
        <w:t xml:space="preserve">, </w:t>
      </w:r>
      <w:del w:id="120" w:author="Mark Scheuerell" w:date="2026-03-07T10:12:00Z" w16du:dateUtc="2026-03-07T18:12:00Z">
        <w:r w:rsidR="00CC7AA4" w:rsidDel="00460B8F">
          <w:delText>meaning it is more likely that</w:delText>
        </w:r>
      </w:del>
      <w:ins w:id="121" w:author="Mark Scheuerell" w:date="2026-03-07T10:12:00Z" w16du:dateUtc="2026-03-07T18:12:00Z">
        <w:r w:rsidR="00460B8F">
          <w:t>indicating</w:t>
        </w:r>
      </w:ins>
      <w:r w:rsidR="00CC7AA4">
        <w:t xml:space="preserve"> more fish from the hatchery </w:t>
      </w:r>
      <w:del w:id="122" w:author="Mark Scheuerell" w:date="2026-03-07T10:12:00Z" w16du:dateUtc="2026-03-07T18:12:00Z">
        <w:r w:rsidR="00CC7AA4" w:rsidDel="00460B8F">
          <w:delText>might be</w:delText>
        </w:r>
      </w:del>
      <w:ins w:id="123" w:author="Mark Scheuerell" w:date="2026-03-07T10:12:00Z" w16du:dateUtc="2026-03-07T18:12:00Z">
        <w:r w:rsidR="00460B8F">
          <w:t>are</w:t>
        </w:r>
      </w:ins>
      <w:r w:rsidR="00CC7AA4">
        <w:t xml:space="preserve"> returning to Indian River in a given year than vice versa.</w:t>
      </w:r>
    </w:p>
    <w:p w14:paraId="7D8B9470" w14:textId="426878AB" w:rsidR="00F302DE" w:rsidRDefault="00F302DE" w:rsidP="008C144E">
      <w:pPr>
        <w:spacing w:after="0" w:line="480" w:lineRule="auto"/>
      </w:pPr>
      <w:r>
        <w:tab/>
        <w:t xml:space="preserve">This then illustrates two scenarios. In even years, pink salmon abundances are in line with those observed at ‘pristine’ index streams nearby and thus increases in their spawning densities are likely still within the natural range of variation. </w:t>
      </w:r>
      <w:r w:rsidR="00AE4507">
        <w:t xml:space="preserve">This is not to say that concerns about hypoxia events are not still pressing, but it is worth considering that interceding on behalf of Indian River’s other resident species may run contrary to the natural state of even-year pink salmon. In odd years there exists much more compelling evidence that hatchery releases of pink salmon are influencing abundances at Indian River. </w:t>
      </w:r>
      <w:r w:rsidR="005B3ACD">
        <w:t>This is not to say that the hatchery is the main driver of high pink salmon densities in odd years (as Figure 3 shows, spawning abundances of these fish have been on the rise throughout the region for decades), but that hatchery fish are having some influence on abundances seen at Indian River not seen in even-year runs. The differences in these effects may be due to the original broodstock SJH sourced for odd- and even-year runs</w:t>
      </w:r>
      <w:r w:rsidR="009C2CB3">
        <w:t xml:space="preserve"> (recall that the original SJH broodstock for even years came from Indian River, while the broodstock for odd years was sourced from Starrigavan Creek). In any case, this work makes clear that limiting the number of SJH pink salmon moving into Indian River to spawn in odd years may be beneficial for maintaining the wild population in the park within their natural range of variation</w:t>
      </w:r>
      <w:del w:id="124" w:author="Mark Scheuerell" w:date="2026-03-07T10:13:00Z" w16du:dateUtc="2026-03-07T18:13:00Z">
        <w:r w:rsidR="009C2CB3" w:rsidDel="00460B8F">
          <w:delText>, although how this might be accomplished is another question all together which falls outside the scope of this work</w:delText>
        </w:r>
      </w:del>
      <w:r w:rsidR="009C2CB3">
        <w:t>.</w:t>
      </w:r>
    </w:p>
    <w:p w14:paraId="4C795B1D" w14:textId="752215D5" w:rsidR="009C2CB3" w:rsidRDefault="009C2CB3" w:rsidP="008C144E">
      <w:pPr>
        <w:spacing w:after="0" w:line="480" w:lineRule="auto"/>
      </w:pPr>
      <w:r>
        <w:lastRenderedPageBreak/>
        <w:tab/>
        <w:t xml:space="preserve">It is clear from this research that determining the point at which a native species becomes overabundant is not a simple task. In the case of pink salmon at Indian River, this task is made additionally complicated by the fact there two populations </w:t>
      </w:r>
      <w:r w:rsidR="002B1614">
        <w:t>inhabiting the same environment (odd- and even-year runs) with potentially different life histories and characteristics. When assessing whether or not the overabundance of a native species in an ecosystem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w:t>
      </w:r>
      <w:bookmarkEnd w:id="0"/>
    </w:p>
    <w:sectPr w:rsidR="009C2CB3" w:rsidSect="001E1CBF">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k Scheuerell" w:date="2026-03-06T05:33:00Z" w:initials="s">
    <w:p w14:paraId="24305DAB" w14:textId="77777777" w:rsidR="00F6199D" w:rsidRDefault="00F6199D">
      <w:pPr>
        <w:pStyle w:val="CommentText"/>
      </w:pPr>
      <w:r>
        <w:rPr>
          <w:rStyle w:val="CommentReference"/>
        </w:rPr>
        <w:annotationRef/>
      </w:r>
      <w:r>
        <w:t>Please add a title page.</w:t>
      </w:r>
    </w:p>
    <w:p w14:paraId="1FF67B2E" w14:textId="77777777" w:rsidR="00F6199D" w:rsidRDefault="00F6199D">
      <w:pPr>
        <w:pStyle w:val="CommentText"/>
      </w:pPr>
    </w:p>
    <w:p w14:paraId="2FF355B0" w14:textId="77777777" w:rsidR="00F6199D" w:rsidRDefault="00F6199D">
      <w:pPr>
        <w:pStyle w:val="CommentText"/>
      </w:pPr>
      <w:r>
        <w:t>For the manuscript, you’ll also need to include the info here:</w:t>
      </w:r>
    </w:p>
    <w:p w14:paraId="2604FD2C" w14:textId="692E9F4F" w:rsidR="00F6199D" w:rsidRDefault="00F6199D">
      <w:pPr>
        <w:pStyle w:val="CommentText"/>
      </w:pPr>
      <w:r w:rsidRPr="00F6199D">
        <w:t>https://scheuerell-lab.github.io/lab-book/publications.html#usgs-fundamental-science-practices</w:t>
      </w:r>
    </w:p>
  </w:comment>
  <w:comment w:id="2" w:author="Mark Scheuerell" w:date="2026-03-06T05:37:00Z" w:initials="s">
    <w:p w14:paraId="05022E57" w14:textId="7FEF2D0C" w:rsidR="00F6199D" w:rsidRDefault="00F6199D">
      <w:pPr>
        <w:pStyle w:val="CommentText"/>
      </w:pPr>
      <w:r>
        <w:rPr>
          <w:rStyle w:val="CommentReference"/>
        </w:rPr>
        <w:annotationRef/>
      </w:r>
      <w:r>
        <w:t>I’d like to see an opening paragraph that focuses on these ideas, in general, and then you can move into how this plays out in national parks. One option would be to compare/contrast low- vs high-abundance situations (</w:t>
      </w:r>
      <w:proofErr w:type="spellStart"/>
      <w:r>
        <w:t>ie</w:t>
      </w:r>
      <w:proofErr w:type="spellEnd"/>
      <w:r>
        <w:t>, most conservation work is focused on the former, but here you’re focusing on the latter).</w:t>
      </w:r>
    </w:p>
  </w:comment>
  <w:comment w:id="3" w:author="Mark Scheuerell" w:date="2026-03-06T05:39:00Z" w:initials="s">
    <w:p w14:paraId="13A7057A" w14:textId="64E23B94" w:rsidR="009B40CF" w:rsidRDefault="009B40CF">
      <w:pPr>
        <w:pStyle w:val="CommentText"/>
      </w:pPr>
      <w:r>
        <w:rPr>
          <w:rStyle w:val="CommentReference"/>
        </w:rPr>
        <w:annotationRef/>
      </w:r>
      <w:r>
        <w:t>This reads more like a proposal than the topic sentence for a paper.</w:t>
      </w:r>
    </w:p>
  </w:comment>
  <w:comment w:id="4" w:author="Mark Scheuerell" w:date="2026-03-06T05:40:00Z" w:initials="s">
    <w:p w14:paraId="2062B077" w14:textId="51F8F46F" w:rsidR="009B40CF" w:rsidRDefault="009B40CF">
      <w:pPr>
        <w:pStyle w:val="CommentText"/>
      </w:pPr>
      <w:r>
        <w:rPr>
          <w:rStyle w:val="CommentReference"/>
        </w:rPr>
        <w:annotationRef/>
      </w:r>
      <w:r>
        <w:t>This feels extraneous here and not particularly germane.</w:t>
      </w:r>
    </w:p>
  </w:comment>
  <w:comment w:id="5" w:author="Mark Scheuerell" w:date="2026-03-06T05:43:00Z" w:initials="s">
    <w:p w14:paraId="21519842" w14:textId="11545EB8" w:rsidR="00A91C0C" w:rsidRDefault="00A91C0C">
      <w:pPr>
        <w:pStyle w:val="CommentText"/>
      </w:pPr>
      <w:r>
        <w:rPr>
          <w:rStyle w:val="CommentReference"/>
        </w:rPr>
        <w:annotationRef/>
      </w:r>
      <w:r>
        <w:t xml:space="preserve">The convention is to make factual statements first and then reference the figures parenthetically. </w:t>
      </w:r>
    </w:p>
  </w:comment>
  <w:comment w:id="6" w:author="Mark Scheuerell" w:date="2026-03-06T05:44:00Z" w:initials="s">
    <w:p w14:paraId="1B67AF8D" w14:textId="66CBA9E4" w:rsidR="00A91C0C" w:rsidRDefault="00A91C0C">
      <w:pPr>
        <w:pStyle w:val="CommentText"/>
      </w:pPr>
      <w:r>
        <w:rPr>
          <w:rStyle w:val="CommentReference"/>
        </w:rPr>
        <w:annotationRef/>
      </w:r>
      <w:r>
        <w:t>This feels like something one might say in a presentation, but it feels a bit “casual” here. I think you can just say that the park has seen an increase in numbers over time, which is concerning for the reasons stated above</w:t>
      </w:r>
    </w:p>
  </w:comment>
  <w:comment w:id="7" w:author="Mark Scheuerell" w:date="2026-03-06T05:46:00Z" w:initials="s">
    <w:p w14:paraId="3F979827" w14:textId="12A96A28" w:rsidR="00A91C0C" w:rsidRDefault="00A91C0C">
      <w:pPr>
        <w:pStyle w:val="CommentText"/>
      </w:pPr>
      <w:r>
        <w:rPr>
          <w:rStyle w:val="CommentReference"/>
        </w:rPr>
        <w:annotationRef/>
      </w:r>
      <w:r>
        <w:t>This also reads like a proposal. I’d like to see a statement of the specific question(s), 1+ hypotheses as to why you think that, and then some predictions that could be tested via model fitting and comparisons.</w:t>
      </w:r>
    </w:p>
  </w:comment>
  <w:comment w:id="9" w:author="Mark Scheuerell" w:date="2026-03-06T05:49:00Z" w:initials="s">
    <w:p w14:paraId="049C0AAD" w14:textId="0385386D" w:rsidR="00A91C0C" w:rsidRDefault="00A91C0C">
      <w:pPr>
        <w:pStyle w:val="CommentText"/>
      </w:pPr>
      <w:r>
        <w:rPr>
          <w:rStyle w:val="CommentReference"/>
        </w:rPr>
        <w:annotationRef/>
      </w:r>
      <w:r>
        <w:t>This statement about the time period comes in the middle of a paragraph focused on space. I would move it to the next paragraph where you discuss time.</w:t>
      </w:r>
    </w:p>
  </w:comment>
  <w:comment w:id="10" w:author="Mark Scheuerell" w:date="2026-03-06T05:52:00Z" w:initials="s">
    <w:p w14:paraId="48E89A94" w14:textId="516C8FC0" w:rsidR="0097710D" w:rsidRDefault="0097710D">
      <w:pPr>
        <w:pStyle w:val="CommentText"/>
      </w:pPr>
      <w:r>
        <w:rPr>
          <w:rStyle w:val="CommentReference"/>
        </w:rPr>
        <w:annotationRef/>
      </w:r>
      <w:r>
        <w:t xml:space="preserve">I feel like two-sentence paragraph can work in journalism and other fields, but I think it’s best to think about how this could be folded in elsewhere, especially because the first sentence doesn’t really lend much here. For example, I would </w:t>
      </w:r>
      <w:r w:rsidR="00494B76">
        <w:t>shorten</w:t>
      </w:r>
      <w:r>
        <w:t xml:space="preserve"> this to be:</w:t>
      </w:r>
    </w:p>
    <w:p w14:paraId="59DA87A4" w14:textId="77777777" w:rsidR="0097710D" w:rsidRDefault="0097710D">
      <w:pPr>
        <w:pStyle w:val="CommentText"/>
      </w:pPr>
    </w:p>
    <w:p w14:paraId="3DFFB490" w14:textId="4DA835C4" w:rsidR="0097710D" w:rsidRDefault="00494B76">
      <w:pPr>
        <w:pStyle w:val="CommentText"/>
      </w:pPr>
      <w:r>
        <w:t xml:space="preserve">“Each year </w:t>
      </w:r>
      <w:r w:rsidR="0097710D">
        <w:t>SJH reports the number of salmon juveniles reared and released, the number of hatchery-raised adult salmon which survive the marine environment, the hatchery’s contributions to common property commercial fisheries (as well as sport and subsistence fisheries), and numbers of adult fish which return to the hatchery and are taken as cost recovery or as broodstock.</w:t>
      </w:r>
      <w:r w:rsidR="0097710D">
        <w:rPr>
          <w:rStyle w:val="CommentReference"/>
        </w:rPr>
        <w:annotationRef/>
      </w:r>
      <w:r>
        <w:t>”</w:t>
      </w:r>
    </w:p>
  </w:comment>
  <w:comment w:id="11" w:author="Mark Scheuerell" w:date="2026-03-06T05:55:00Z" w:initials="s">
    <w:p w14:paraId="29393DD4" w14:textId="2C13DFDC" w:rsidR="00494B76" w:rsidRDefault="00494B76">
      <w:pPr>
        <w:pStyle w:val="CommentText"/>
      </w:pPr>
      <w:r>
        <w:rPr>
          <w:rStyle w:val="CommentReference"/>
        </w:rPr>
        <w:annotationRef/>
      </w:r>
      <w:r>
        <w:t>These feel reversed to me in that it’s best to lead with the rationale. It also seems to come as an afterthought. Instead, think about setting up all the things that are likely to affect abundance, which include parental escapement (also a function of straying) and environmental conditions. In the case of pink salmon, which spend very little time in freshwater as juveniles, you might expect that the ocean would be an important driver of overall year-class strength.</w:t>
      </w:r>
    </w:p>
  </w:comment>
  <w:comment w:id="13" w:author="Mark Scheuerell" w:date="2026-03-06T05:59:00Z" w:initials="s">
    <w:p w14:paraId="093C09C4" w14:textId="1C0DDF15" w:rsidR="009E0479" w:rsidRDefault="009E0479">
      <w:pPr>
        <w:pStyle w:val="CommentText"/>
      </w:pPr>
      <w:r>
        <w:rPr>
          <w:rStyle w:val="CommentReference"/>
        </w:rPr>
        <w:annotationRef/>
      </w:r>
      <w:r>
        <w:t>What does this mean here?</w:t>
      </w:r>
    </w:p>
  </w:comment>
  <w:comment w:id="12" w:author="Mark Scheuerell" w:date="2026-03-06T05:59:00Z" w:initials="s">
    <w:p w14:paraId="0AE70832" w14:textId="6F87E91D" w:rsidR="009E0479" w:rsidRDefault="009E0479">
      <w:pPr>
        <w:pStyle w:val="CommentText"/>
      </w:pPr>
      <w:r>
        <w:rPr>
          <w:rStyle w:val="CommentReference"/>
        </w:rPr>
        <w:annotationRef/>
      </w:r>
      <w:r>
        <w:t>I like to introduce MARSS models in two parts: a process model for what we consider to be the true state of nature, and an observation model to deal with imperfect detection, sampling errors, etc.</w:t>
      </w:r>
    </w:p>
  </w:comment>
  <w:comment w:id="14" w:author="Mark Scheuerell" w:date="2026-03-06T06:01:00Z" w:initials="s">
    <w:p w14:paraId="647C9F36" w14:textId="77777777" w:rsidR="009E0479" w:rsidRDefault="009E0479">
      <w:pPr>
        <w:pStyle w:val="CommentText"/>
      </w:pPr>
      <w:r>
        <w:rPr>
          <w:rStyle w:val="CommentReference"/>
        </w:rPr>
        <w:annotationRef/>
      </w:r>
      <w:r>
        <w:t>I think you can remove the labels here.</w:t>
      </w:r>
    </w:p>
    <w:p w14:paraId="329E9F6F" w14:textId="77777777" w:rsidR="009E0479" w:rsidRDefault="009E0479">
      <w:pPr>
        <w:pStyle w:val="CommentText"/>
      </w:pPr>
    </w:p>
    <w:p w14:paraId="5A1B743F" w14:textId="53A638AF" w:rsidR="009E0479" w:rsidRDefault="009E0479">
      <w:pPr>
        <w:pStyle w:val="CommentText"/>
      </w:pPr>
      <w:r>
        <w:t xml:space="preserve">You might also consider presenting these separately from one another and aligned with discussing the population (state/process) model and the </w:t>
      </w:r>
      <w:proofErr w:type="spellStart"/>
      <w:r>
        <w:t>obs</w:t>
      </w:r>
      <w:proofErr w:type="spellEnd"/>
      <w:r>
        <w:t xml:space="preserve"> model.</w:t>
      </w:r>
    </w:p>
  </w:comment>
  <w:comment w:id="15" w:author="Mark Scheuerell" w:date="2026-03-06T06:03:00Z" w:initials="s">
    <w:p w14:paraId="034FBA21" w14:textId="08C35157" w:rsidR="009E0479" w:rsidRDefault="009E0479">
      <w:pPr>
        <w:pStyle w:val="CommentText"/>
      </w:pPr>
      <w:r>
        <w:rPr>
          <w:rStyle w:val="CommentReference"/>
        </w:rPr>
        <w:annotationRef/>
      </w:r>
      <w:r>
        <w:t xml:space="preserve">“a” does not captured trends in the </w:t>
      </w:r>
      <w:proofErr w:type="spellStart"/>
      <w:r>
        <w:t>obs</w:t>
      </w:r>
      <w:proofErr w:type="spellEnd"/>
      <w:r>
        <w:t>, but rather the degree of offset (intercept/level) between the state and obs.</w:t>
      </w:r>
    </w:p>
  </w:comment>
  <w:comment w:id="17" w:author="Mark Scheuerell" w:date="2026-03-06T06:05:00Z" w:initials="s">
    <w:p w14:paraId="0EF54394" w14:textId="42B9D239" w:rsidR="0092693F" w:rsidRDefault="0092693F">
      <w:pPr>
        <w:pStyle w:val="CommentText"/>
      </w:pPr>
      <w:r>
        <w:rPr>
          <w:rStyle w:val="CommentReference"/>
        </w:rPr>
        <w:annotationRef/>
      </w:r>
      <w:r>
        <w:t>It’s both the variance of the process errors and the (possible) covariance among them.</w:t>
      </w:r>
    </w:p>
  </w:comment>
  <w:comment w:id="18" w:author="Mark Scheuerell" w:date="2026-03-06T06:06:00Z" w:initials="s">
    <w:p w14:paraId="5711A22A" w14:textId="388F430F" w:rsidR="00207CF5" w:rsidRDefault="00207CF5">
      <w:pPr>
        <w:pStyle w:val="CommentText"/>
      </w:pPr>
      <w:r>
        <w:rPr>
          <w:rStyle w:val="CommentReference"/>
        </w:rPr>
        <w:annotationRef/>
      </w:r>
      <w:r>
        <w:t>Set this up to reflect the different hypotheses and predictions you set up in the intro.</w:t>
      </w:r>
    </w:p>
  </w:comment>
  <w:comment w:id="19" w:author="Mark Scheuerell" w:date="2026-03-06T06:07:00Z" w:initials="s">
    <w:p w14:paraId="3181BC20" w14:textId="2A45C16E" w:rsidR="00207CF5" w:rsidRDefault="00207CF5">
      <w:pPr>
        <w:pStyle w:val="CommentText"/>
      </w:pPr>
      <w:r>
        <w:rPr>
          <w:rStyle w:val="CommentReference"/>
        </w:rPr>
        <w:annotationRef/>
      </w:r>
      <w:r>
        <w:t>These are statements about results and discussion and not methods.</w:t>
      </w:r>
    </w:p>
  </w:comment>
  <w:comment w:id="20" w:author="Mark Scheuerell" w:date="2026-03-06T06:10:00Z" w:initials="s">
    <w:p w14:paraId="5E9E89E1" w14:textId="77777777" w:rsidR="00207CF5" w:rsidRDefault="00207CF5">
      <w:pPr>
        <w:pStyle w:val="CommentText"/>
      </w:pPr>
      <w:r>
        <w:rPr>
          <w:rStyle w:val="CommentReference"/>
        </w:rPr>
        <w:annotationRef/>
      </w:r>
      <w:r>
        <w:t>This seems a bit muddled. If a question of interest is whether the abundance of Indian R salmon is much higher than others in the region, then it would seem that you’d not want to standardize everything and instead estimate and compare “a”. Standardizing everything will allow you to estimate whether the underlying states are same/different (</w:t>
      </w:r>
      <w:proofErr w:type="spellStart"/>
      <w:r>
        <w:t>ie</w:t>
      </w:r>
      <w:proofErr w:type="spellEnd"/>
      <w:r>
        <w:t xml:space="preserve">, their trajectories over time), but it doesn’t speak to the mean </w:t>
      </w:r>
      <w:proofErr w:type="spellStart"/>
      <w:r>
        <w:t>popn</w:t>
      </w:r>
      <w:proofErr w:type="spellEnd"/>
      <w:r>
        <w:t xml:space="preserve"> size.</w:t>
      </w:r>
    </w:p>
    <w:p w14:paraId="37D78EB8" w14:textId="77777777" w:rsidR="00207CF5" w:rsidRDefault="00207CF5">
      <w:pPr>
        <w:pStyle w:val="CommentText"/>
      </w:pPr>
    </w:p>
    <w:p w14:paraId="23096653" w14:textId="6A4EA806" w:rsidR="00207CF5" w:rsidRDefault="00207CF5">
      <w:pPr>
        <w:pStyle w:val="CommentText"/>
      </w:pPr>
      <w:r>
        <w:t xml:space="preserve">Also, you’re comparing MARSS fits via </w:t>
      </w:r>
      <w:proofErr w:type="spellStart"/>
      <w:r>
        <w:t>AICc</w:t>
      </w:r>
      <w:proofErr w:type="spellEnd"/>
      <w:r>
        <w:t xml:space="preserve">, </w:t>
      </w:r>
      <w:proofErr w:type="gramStart"/>
      <w:r>
        <w:t>which  doesn’t</w:t>
      </w:r>
      <w:proofErr w:type="gramEnd"/>
      <w:r>
        <w:t xml:space="preserve"> involve a NHT or statements about “significance”.</w:t>
      </w:r>
    </w:p>
  </w:comment>
  <w:comment w:id="21" w:author="Mark Scheuerell" w:date="2026-03-06T06:14:00Z" w:initials="s">
    <w:p w14:paraId="1DA0C886" w14:textId="77777777" w:rsidR="00207CF5" w:rsidRDefault="00207CF5">
      <w:pPr>
        <w:pStyle w:val="CommentText"/>
      </w:pPr>
      <w:r>
        <w:rPr>
          <w:rStyle w:val="CommentReference"/>
        </w:rPr>
        <w:annotationRef/>
      </w:r>
      <w:r>
        <w:t>I don’t think it’s necessary to explain how these tests work</w:t>
      </w:r>
      <w:r w:rsidR="00B66763">
        <w:t>. Rather, you can just assert that you used them and cite a good ref.</w:t>
      </w:r>
    </w:p>
    <w:p w14:paraId="6EBEF1EF" w14:textId="77777777" w:rsidR="00B66763" w:rsidRDefault="00B66763">
      <w:pPr>
        <w:pStyle w:val="CommentText"/>
      </w:pPr>
    </w:p>
    <w:p w14:paraId="765F62A1" w14:textId="1B2F9613" w:rsidR="00B66763" w:rsidRDefault="00B66763">
      <w:pPr>
        <w:pStyle w:val="CommentText"/>
      </w:pPr>
      <w:r>
        <w:t xml:space="preserve">Also, note that you don’t have to first-difference a </w:t>
      </w:r>
      <w:proofErr w:type="spellStart"/>
      <w:r>
        <w:t>ts</w:t>
      </w:r>
      <w:proofErr w:type="spellEnd"/>
      <w:r>
        <w:t xml:space="preserve"> to remove a trend. You could instead include an explicit trend term in the model.</w:t>
      </w:r>
    </w:p>
  </w:comment>
  <w:comment w:id="22" w:author="Mark Scheuerell" w:date="2026-03-06T06:17:00Z" w:initials="s">
    <w:p w14:paraId="6FB4E436" w14:textId="4E143C1D" w:rsidR="00B66763" w:rsidRDefault="00B66763">
      <w:pPr>
        <w:pStyle w:val="CommentText"/>
      </w:pPr>
      <w:r>
        <w:rPr>
          <w:rStyle w:val="CommentReference"/>
        </w:rPr>
        <w:annotationRef/>
      </w:r>
      <w:r>
        <w:t>This can also be done within the time series framework. For example, see</w:t>
      </w:r>
      <w:r>
        <w:br/>
      </w:r>
      <w:r w:rsidRPr="00B66763">
        <w:t>https://onlinelibrary.wiley.com/doi/full/10.1002/ece3.1509</w:t>
      </w:r>
    </w:p>
  </w:comment>
  <w:comment w:id="23" w:author="Mark Scheuerell" w:date="2026-03-06T06:18:00Z" w:initials="s">
    <w:p w14:paraId="7B9D1032" w14:textId="440CAE58" w:rsidR="00B66763" w:rsidRDefault="00B66763">
      <w:pPr>
        <w:pStyle w:val="CommentText"/>
      </w:pPr>
      <w:r>
        <w:rPr>
          <w:rStyle w:val="CommentReference"/>
        </w:rPr>
        <w:annotationRef/>
      </w:r>
      <w:r>
        <w:t>Do you include any? If not, I wouldn’t introduce this.</w:t>
      </w:r>
    </w:p>
  </w:comment>
  <w:comment w:id="24" w:author="Mark Scheuerell" w:date="2026-03-06T06:19:00Z" w:initials="s">
    <w:p w14:paraId="15E10F6C" w14:textId="6F2ACB55" w:rsidR="00205B63" w:rsidRDefault="00205B63">
      <w:pPr>
        <w:pStyle w:val="CommentText"/>
      </w:pPr>
      <w:r>
        <w:rPr>
          <w:rStyle w:val="CommentReference"/>
        </w:rPr>
        <w:annotationRef/>
      </w:r>
      <w:r>
        <w:t>Try revising this to be in the first person (</w:t>
      </w:r>
      <w:proofErr w:type="spellStart"/>
      <w:r>
        <w:t>eg</w:t>
      </w:r>
      <w:proofErr w:type="spellEnd"/>
      <w:r>
        <w:t>, “I assigned…”)</w:t>
      </w:r>
    </w:p>
  </w:comment>
  <w:comment w:id="25" w:author="Mark Scheuerell" w:date="2026-03-06T06:21:00Z" w:initials="s">
    <w:p w14:paraId="5891B06D" w14:textId="7A5495A4" w:rsidR="00205B63" w:rsidRDefault="00205B63">
      <w:pPr>
        <w:pStyle w:val="CommentText"/>
      </w:pPr>
      <w:r>
        <w:rPr>
          <w:rStyle w:val="CommentReference"/>
        </w:rPr>
        <w:annotationRef/>
      </w:r>
      <w:r>
        <w:t>It’s conventional to write the methods for a paper in the past tense because you’ve already done the work (as compared to a proposal)</w:t>
      </w:r>
    </w:p>
  </w:comment>
  <w:comment w:id="31" w:author="Mark Scheuerell" w:date="2026-03-06T06:22:00Z" w:initials="s">
    <w:p w14:paraId="57FEDFCD" w14:textId="5FA3002A" w:rsidR="00205B63" w:rsidRDefault="00205B63">
      <w:pPr>
        <w:pStyle w:val="CommentText"/>
      </w:pPr>
      <w:r>
        <w:rPr>
          <w:rStyle w:val="CommentReference"/>
        </w:rPr>
        <w:annotationRef/>
      </w:r>
      <w:r>
        <w:t>This seems repeated from the intro</w:t>
      </w:r>
    </w:p>
  </w:comment>
  <w:comment w:id="34" w:author="Mark Scheuerell" w:date="2026-03-06T06:23:00Z" w:initials="s">
    <w:p w14:paraId="3DA00D44" w14:textId="77777777" w:rsidR="00205B63" w:rsidRDefault="00205B63">
      <w:pPr>
        <w:pStyle w:val="CommentText"/>
      </w:pPr>
      <w:r>
        <w:rPr>
          <w:rStyle w:val="CommentReference"/>
        </w:rPr>
        <w:annotationRef/>
      </w:r>
      <w:r>
        <w:t>(here and elsewhere) I don’t think of models as estimating things. Rather, the algorithm does the fitting/estimation</w:t>
      </w:r>
      <w:r w:rsidR="009B5B49">
        <w:t>/ So, for example, here you might say,</w:t>
      </w:r>
    </w:p>
    <w:p w14:paraId="19BABF87" w14:textId="77777777" w:rsidR="009B5B49" w:rsidRDefault="009B5B49">
      <w:pPr>
        <w:pStyle w:val="CommentText"/>
      </w:pPr>
    </w:p>
    <w:p w14:paraId="70F949E6" w14:textId="7DD04650" w:rsidR="009B5B49" w:rsidRDefault="009B5B49">
      <w:pPr>
        <w:pStyle w:val="CommentText"/>
      </w:pPr>
      <w:r>
        <w:t xml:space="preserve">“By specifying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as a 2x2 matrix with four unique elements, </w:t>
      </w:r>
      <w:r w:rsidR="006C6D25">
        <w:t>I estimated</w:t>
      </w:r>
      <w:r>
        <w:rPr>
          <w:rStyle w:val="CommentReference"/>
        </w:rPr>
        <w:annotationRef/>
      </w:r>
      <w:r>
        <w:t xml:space="preserve"> the effect of the number of fish returning to each system in time step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number of fish returning to each system in time step </w:t>
      </w:r>
      <w:r w:rsidRPr="00C64BF8">
        <w:rPr>
          <w:rFonts w:ascii="MathJax_Math-italic" w:eastAsia="Times New Roman" w:hAnsi="MathJax_Math-italic" w:cs="Times New Roman"/>
          <w:kern w:val="0"/>
          <w:sz w:val="26"/>
          <w:szCs w:val="26"/>
          <w:bdr w:val="none" w:sz="0" w:space="0" w:color="auto" w:frame="1"/>
          <w14:ligatures w14:val="none"/>
        </w:rPr>
        <w:t>t</w:t>
      </w:r>
      <w:r>
        <w:rPr>
          <w:rFonts w:ascii="MathJax_Math-italic" w:eastAsia="Times New Roman" w:hAnsi="MathJax_Math-italic" w:cs="Times New Roman"/>
          <w:kern w:val="0"/>
          <w:sz w:val="26"/>
          <w:szCs w:val="26"/>
          <w:bdr w:val="none" w:sz="0" w:space="0" w:color="auto" w:frame="1"/>
          <w14:ligatures w14:val="none"/>
        </w:rPr>
        <w:t>.”</w:t>
      </w:r>
    </w:p>
  </w:comment>
  <w:comment w:id="32" w:author="Mark Scheuerell" w:date="2026-03-06T06:28:00Z" w:initials="s">
    <w:p w14:paraId="1D25BEBF" w14:textId="785E54FF" w:rsidR="009B5B49" w:rsidRDefault="009B5B49">
      <w:pPr>
        <w:pStyle w:val="CommentText"/>
      </w:pPr>
      <w:r>
        <w:rPr>
          <w:rStyle w:val="CommentReference"/>
        </w:rPr>
        <w:annotationRef/>
      </w:r>
      <w:r>
        <w:t>Now that I read the following paragraph, I think these could be deleted.</w:t>
      </w:r>
    </w:p>
  </w:comment>
  <w:comment w:id="36" w:author="Mark Scheuerell" w:date="2026-03-06T06:28:00Z" w:initials="s">
    <w:p w14:paraId="4DDBE27C" w14:textId="5346C979" w:rsidR="00DC2443" w:rsidRDefault="00DC2443">
      <w:pPr>
        <w:pStyle w:val="CommentText"/>
      </w:pPr>
      <w:r>
        <w:rPr>
          <w:rStyle w:val="CommentReference"/>
        </w:rPr>
        <w:annotationRef/>
      </w:r>
      <w:r>
        <w:t xml:space="preserve">I know this writing style is common in econ (based on my experiences with Bill J), but I think </w:t>
      </w:r>
      <w:r w:rsidR="006C6D25">
        <w:t>this type of sentence</w:t>
      </w:r>
      <w:r>
        <w:t xml:space="preserve"> just restate</w:t>
      </w:r>
      <w:r w:rsidR="006C6D25">
        <w:t>s</w:t>
      </w:r>
      <w:r>
        <w:t xml:space="preserve"> the figure caption. Instead, I recommend making strong statements about the results and then referencing the figures parenthetically. </w:t>
      </w:r>
    </w:p>
  </w:comment>
  <w:comment w:id="37" w:author="Mark Scheuerell" w:date="2026-03-07T09:07:00Z" w:initials="s">
    <w:p w14:paraId="462547C8" w14:textId="166BB18A" w:rsidR="009C0B82" w:rsidRDefault="009C0B82">
      <w:pPr>
        <w:pStyle w:val="CommentText"/>
      </w:pPr>
      <w:r>
        <w:rPr>
          <w:rStyle w:val="CommentReference"/>
        </w:rPr>
        <w:annotationRef/>
      </w:r>
      <w:r>
        <w:t>I’m not sure you can make these definitive statements based on z-scored data. I think you can speak in relative terms when comparing the estimated states. What do the raw data show with respect to actual densities (fish/km)?</w:t>
      </w:r>
    </w:p>
  </w:comment>
  <w:comment w:id="38" w:author="Mark Scheuerell" w:date="2026-03-07T09:11:00Z" w:initials="s">
    <w:p w14:paraId="38DE934D" w14:textId="75BBD858" w:rsidR="00A227BE" w:rsidRDefault="00A227BE">
      <w:pPr>
        <w:pStyle w:val="CommentText"/>
      </w:pPr>
      <w:r>
        <w:rPr>
          <w:rStyle w:val="CommentReference"/>
        </w:rPr>
        <w:annotationRef/>
      </w:r>
      <w:r>
        <w:t>These statements also seem to be based on the z-scored states. If you want to stick with this, I think you’ll have to discuss differences in terms of SD’s (</w:t>
      </w:r>
      <w:proofErr w:type="spellStart"/>
      <w:r>
        <w:t>eg</w:t>
      </w:r>
      <w:proofErr w:type="spellEnd"/>
      <w:r>
        <w:t>, “site 1 was ~2 SD’s greater than site 2”)</w:t>
      </w:r>
    </w:p>
  </w:comment>
  <w:comment w:id="44" w:author="Mark Scheuerell" w:date="2026-03-07T09:14:00Z" w:initials="s">
    <w:p w14:paraId="55D21155" w14:textId="099B0358" w:rsidR="00A227BE" w:rsidRDefault="00A227BE">
      <w:pPr>
        <w:pStyle w:val="CommentText"/>
      </w:pPr>
      <w:r>
        <w:rPr>
          <w:rStyle w:val="CommentReference"/>
        </w:rPr>
        <w:annotationRef/>
      </w:r>
      <w:r>
        <w:rPr>
          <w:rStyle w:val="CommentReference"/>
        </w:rPr>
        <w:t>This level of differe</w:t>
      </w:r>
      <w:r>
        <w:t>ncing is the discrete time equivalent of the 3</w:t>
      </w:r>
      <w:r w:rsidRPr="00A227BE">
        <w:rPr>
          <w:vertAlign w:val="superscript"/>
        </w:rPr>
        <w:t>rd</w:t>
      </w:r>
      <w:r>
        <w:t xml:space="preserve"> derivative and I’m wondering what that means here</w:t>
      </w:r>
      <w:r w:rsidR="00AE6A99">
        <w:t>. Are you working with log-transformed or raw data?</w:t>
      </w:r>
    </w:p>
    <w:p w14:paraId="27F1E839" w14:textId="77777777" w:rsidR="00AE6A99" w:rsidRDefault="00AE6A99">
      <w:pPr>
        <w:pStyle w:val="CommentText"/>
      </w:pPr>
    </w:p>
    <w:p w14:paraId="43491B69" w14:textId="433C14F1" w:rsidR="00AE6A99" w:rsidRDefault="00AE6A99">
      <w:pPr>
        <w:pStyle w:val="CommentText"/>
      </w:pPr>
      <w:r>
        <w:t>Why not just fit a linear trend and then use the residuals? We talked about this in FISH 550 when discussing classical decomposition</w:t>
      </w:r>
    </w:p>
  </w:comment>
  <w:comment w:id="45" w:author="Mark Scheuerell" w:date="2026-03-07T09:35:00Z" w:initials="s">
    <w:p w14:paraId="777190E0" w14:textId="0F0AFF6C" w:rsidR="00AE6A99" w:rsidRDefault="00AE6A99">
      <w:pPr>
        <w:pStyle w:val="CommentText"/>
      </w:pPr>
      <w:r>
        <w:rPr>
          <w:rStyle w:val="CommentReference"/>
        </w:rPr>
        <w:annotationRef/>
      </w:r>
      <w:r>
        <w:t>Again, you need to consider what this differencing means with respect to interpretation.</w:t>
      </w:r>
    </w:p>
  </w:comment>
  <w:comment w:id="46" w:author="Mark Scheuerell" w:date="2026-03-07T09:36:00Z" w:initials="s">
    <w:p w14:paraId="12554C08" w14:textId="24EDC607" w:rsidR="005565C2" w:rsidRDefault="005565C2">
      <w:pPr>
        <w:pStyle w:val="CommentText"/>
      </w:pPr>
      <w:r>
        <w:rPr>
          <w:rStyle w:val="CommentReference"/>
        </w:rPr>
        <w:annotationRef/>
      </w:r>
      <w:r>
        <w:t>Have you not also addressed this by comparing models where the IR is in/ex-</w:t>
      </w:r>
      <w:proofErr w:type="spellStart"/>
      <w:r>
        <w:t>cluded</w:t>
      </w:r>
      <w:proofErr w:type="spellEnd"/>
      <w:r>
        <w:t xml:space="preserve"> in the same state as the other sites (</w:t>
      </w:r>
      <w:proofErr w:type="spellStart"/>
      <w:r>
        <w:t>ie</w:t>
      </w:r>
      <w:proofErr w:type="spellEnd"/>
      <w:r>
        <w:t>, 1- vs 2-state model)?</w:t>
      </w:r>
    </w:p>
  </w:comment>
  <w:comment w:id="47" w:author="Mark Scheuerell" w:date="2026-03-07T09:39:00Z" w:initials="s">
    <w:p w14:paraId="4DCD0072" w14:textId="11B0DD10" w:rsidR="00A21D8D" w:rsidRDefault="00A21D8D">
      <w:pPr>
        <w:pStyle w:val="CommentText"/>
      </w:pPr>
      <w:r>
        <w:rPr>
          <w:rStyle w:val="CommentReference"/>
        </w:rPr>
        <w:annotationRef/>
      </w:r>
      <w:r>
        <w:t>This is all methods, not results. There’s no reason to bring them up again here</w:t>
      </w:r>
    </w:p>
  </w:comment>
  <w:comment w:id="48" w:author="Mark Scheuerell" w:date="2026-03-07T09:40:00Z" w:initials="s">
    <w:p w14:paraId="0DDD772B" w14:textId="5A8E9BCA" w:rsidR="00A21D8D" w:rsidRDefault="00A21D8D">
      <w:pPr>
        <w:pStyle w:val="CommentText"/>
      </w:pPr>
      <w:r>
        <w:rPr>
          <w:rStyle w:val="CommentReference"/>
        </w:rPr>
        <w:annotationRef/>
      </w:r>
      <w:r>
        <w:t>This belongs in the methods, not results</w:t>
      </w:r>
    </w:p>
  </w:comment>
  <w:comment w:id="67" w:author="Mark Scheuerell" w:date="2026-03-07T09:43:00Z" w:initials="s">
    <w:p w14:paraId="580B7706" w14:textId="37409179" w:rsidR="00A21D8D" w:rsidRDefault="00A21D8D">
      <w:pPr>
        <w:pStyle w:val="CommentText"/>
      </w:pPr>
      <w:r>
        <w:rPr>
          <w:rStyle w:val="CommentReference"/>
        </w:rPr>
        <w:annotationRef/>
      </w:r>
      <w:r>
        <w:t>This all reads like methods</w:t>
      </w:r>
    </w:p>
  </w:comment>
  <w:comment w:id="68" w:author="Mark Scheuerell" w:date="2026-03-07T09:44:00Z" w:initials="s">
    <w:p w14:paraId="2159D1FF" w14:textId="054F2A1C" w:rsidR="00A21D8D" w:rsidRDefault="00A21D8D">
      <w:pPr>
        <w:pStyle w:val="CommentText"/>
      </w:pPr>
      <w:r>
        <w:rPr>
          <w:rStyle w:val="CommentReference"/>
        </w:rPr>
        <w:annotationRef/>
      </w:r>
      <w:r>
        <w:t>As mentioned, you don’t need to restate the figure captions in the text.</w:t>
      </w:r>
    </w:p>
  </w:comment>
  <w:comment w:id="69" w:author="Mark Scheuerell" w:date="2026-03-07T09:47:00Z" w:initials="s">
    <w:p w14:paraId="2045D731" w14:textId="2D9AA095" w:rsidR="00A21D8D" w:rsidRDefault="00A21D8D">
      <w:pPr>
        <w:pStyle w:val="CommentText"/>
      </w:pPr>
      <w:r>
        <w:rPr>
          <w:rStyle w:val="CommentReference"/>
        </w:rPr>
        <w:annotationRef/>
      </w:r>
      <w:r>
        <w:t xml:space="preserve">This is really cool and the stuff that the park </w:t>
      </w:r>
      <w:r w:rsidR="00D51675">
        <w:t>may</w:t>
      </w:r>
      <w:r>
        <w:t xml:space="preserve"> be most interested in.</w:t>
      </w:r>
    </w:p>
  </w:comment>
  <w:comment w:id="79" w:author="Mark Scheuerell" w:date="2026-03-07T10:13:00Z" w:initials="s">
    <w:p w14:paraId="20175822" w14:textId="1A8CC909" w:rsidR="00460B8F" w:rsidRDefault="00460B8F">
      <w:pPr>
        <w:pStyle w:val="CommentText"/>
      </w:pPr>
      <w:r>
        <w:rPr>
          <w:rStyle w:val="CommentReference"/>
        </w:rPr>
        <w:annotationRef/>
      </w:r>
      <w:r>
        <w:t xml:space="preserve">Recall that the discussion section is where you also frame your results within the broader literature, and I don’t see any citations to other work here. What sort of effects </w:t>
      </w:r>
      <w:proofErr w:type="gramStart"/>
      <w:r>
        <w:t>do</w:t>
      </w:r>
      <w:proofErr w:type="gramEnd"/>
      <w:r>
        <w:t xml:space="preserve"> hatcheries in other areas have? Are their differences among other species? Conservation hatcheries intentionally outplant juveniles to other areas they’d like them to return. Are there any lessons or comparisons to draw from those? You should also return to the non-salmon examples you bring up in the intro. Can we gain any insights from them or extend inference from this study to </w:t>
      </w:r>
      <w:r>
        <w:t>them?</w:t>
      </w:r>
    </w:p>
  </w:comment>
  <w:comment w:id="80" w:author="Mark Scheuerell" w:date="2026-03-07T09:50:00Z" w:initials="s">
    <w:p w14:paraId="0B602A23" w14:textId="084E9895" w:rsidR="00351AE4" w:rsidRDefault="00351AE4">
      <w:pPr>
        <w:pStyle w:val="CommentText"/>
      </w:pPr>
      <w:r>
        <w:rPr>
          <w:rStyle w:val="CommentReference"/>
        </w:rPr>
        <w:annotationRef/>
      </w:r>
      <w:r>
        <w:t>I’d move this lower down</w:t>
      </w:r>
    </w:p>
  </w:comment>
  <w:comment w:id="81" w:author="Mark Scheuerell" w:date="2026-03-07T09:50:00Z" w:initials="s">
    <w:p w14:paraId="37F6BE27" w14:textId="7D89C9DF" w:rsidR="00351AE4" w:rsidRDefault="00351AE4">
      <w:pPr>
        <w:pStyle w:val="CommentText"/>
      </w:pPr>
      <w:r>
        <w:rPr>
          <w:rStyle w:val="CommentReference"/>
        </w:rPr>
        <w:annotationRef/>
      </w:r>
      <w:r>
        <w:rPr>
          <w:rStyle w:val="CommentReference"/>
        </w:rPr>
        <w:t>V</w:t>
      </w:r>
      <w:r>
        <w:t>ague statements like this don’t lend much (</w:t>
      </w:r>
      <w:proofErr w:type="spellStart"/>
      <w:r>
        <w:t>ie</w:t>
      </w:r>
      <w:proofErr w:type="spellEnd"/>
      <w:r>
        <w:t>, changing how?)</w:t>
      </w:r>
    </w:p>
  </w:comment>
  <w:comment w:id="82" w:author="Mark Scheuerell" w:date="2026-03-07T09:51:00Z" w:initials="s">
    <w:p w14:paraId="72E7B414" w14:textId="0006CB0F" w:rsidR="00351AE4" w:rsidRDefault="00351AE4">
      <w:pPr>
        <w:pStyle w:val="CommentText"/>
      </w:pPr>
      <w:r>
        <w:rPr>
          <w:rStyle w:val="CommentReference"/>
        </w:rPr>
        <w:annotationRef/>
      </w:r>
      <w:r>
        <w:t>This seems like justification for the approach, which belongs in the intro and methods.</w:t>
      </w:r>
    </w:p>
  </w:comment>
  <w:comment w:id="83" w:author="Mark Scheuerell" w:date="2026-03-07T09:52:00Z" w:initials="s">
    <w:p w14:paraId="1EDB6DCA" w14:textId="0EF8056C" w:rsidR="00351AE4" w:rsidRDefault="00351AE4">
      <w:pPr>
        <w:pStyle w:val="CommentText"/>
      </w:pPr>
      <w:r>
        <w:rPr>
          <w:rStyle w:val="CommentReference"/>
        </w:rPr>
        <w:annotationRef/>
      </w:r>
      <w:r>
        <w:t>This would be a much better beginning to this section</w:t>
      </w:r>
    </w:p>
  </w:comment>
  <w:comment w:id="108" w:author="Mark Scheuerell" w:date="2026-03-07T09:59:00Z" w:initials="s">
    <w:p w14:paraId="708E6CAD" w14:textId="43497AFC" w:rsidR="00A26CD8" w:rsidRDefault="00A26CD8">
      <w:pPr>
        <w:pStyle w:val="CommentText"/>
      </w:pPr>
      <w:r>
        <w:rPr>
          <w:rStyle w:val="CommentReference"/>
        </w:rPr>
        <w:annotationRef/>
      </w:r>
      <w:r>
        <w:t>Yeah, and none of the papers that I’m a co-author on can be normative anyway… I would just begin with the phrase following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04FD2C" w15:done="0"/>
  <w15:commentEx w15:paraId="05022E57" w15:done="0"/>
  <w15:commentEx w15:paraId="13A7057A" w15:done="0"/>
  <w15:commentEx w15:paraId="2062B077" w15:done="0"/>
  <w15:commentEx w15:paraId="21519842" w15:done="0"/>
  <w15:commentEx w15:paraId="1B67AF8D" w15:done="0"/>
  <w15:commentEx w15:paraId="3F979827" w15:done="0"/>
  <w15:commentEx w15:paraId="049C0AAD" w15:done="0"/>
  <w15:commentEx w15:paraId="3DFFB490" w15:done="0"/>
  <w15:commentEx w15:paraId="29393DD4" w15:done="0"/>
  <w15:commentEx w15:paraId="093C09C4" w15:done="0"/>
  <w15:commentEx w15:paraId="0AE70832" w15:done="0"/>
  <w15:commentEx w15:paraId="5A1B743F" w15:done="0"/>
  <w15:commentEx w15:paraId="034FBA21" w15:done="0"/>
  <w15:commentEx w15:paraId="0EF54394" w15:done="0"/>
  <w15:commentEx w15:paraId="5711A22A" w15:done="0"/>
  <w15:commentEx w15:paraId="3181BC20" w15:done="0"/>
  <w15:commentEx w15:paraId="23096653" w15:done="0"/>
  <w15:commentEx w15:paraId="765F62A1" w15:done="0"/>
  <w15:commentEx w15:paraId="6FB4E436" w15:done="0"/>
  <w15:commentEx w15:paraId="7B9D1032" w15:done="0"/>
  <w15:commentEx w15:paraId="15E10F6C" w15:done="0"/>
  <w15:commentEx w15:paraId="5891B06D" w15:done="0"/>
  <w15:commentEx w15:paraId="57FEDFCD" w15:done="0"/>
  <w15:commentEx w15:paraId="70F949E6" w15:done="0"/>
  <w15:commentEx w15:paraId="1D25BEBF" w15:done="0"/>
  <w15:commentEx w15:paraId="4DDBE27C" w15:done="0"/>
  <w15:commentEx w15:paraId="462547C8" w15:done="0"/>
  <w15:commentEx w15:paraId="38DE934D" w15:done="0"/>
  <w15:commentEx w15:paraId="43491B69" w15:done="0"/>
  <w15:commentEx w15:paraId="777190E0" w15:done="0"/>
  <w15:commentEx w15:paraId="12554C08" w15:done="0"/>
  <w15:commentEx w15:paraId="4DCD0072" w15:done="0"/>
  <w15:commentEx w15:paraId="0DDD772B" w15:done="0"/>
  <w15:commentEx w15:paraId="580B7706" w15:done="0"/>
  <w15:commentEx w15:paraId="2159D1FF" w15:done="0"/>
  <w15:commentEx w15:paraId="2045D731" w15:done="0"/>
  <w15:commentEx w15:paraId="20175822" w15:done="0"/>
  <w15:commentEx w15:paraId="0B602A23" w15:done="0"/>
  <w15:commentEx w15:paraId="37F6BE27" w15:done="0"/>
  <w15:commentEx w15:paraId="72E7B414" w15:done="0"/>
  <w15:commentEx w15:paraId="1EDB6DCA" w15:done="0"/>
  <w15:commentEx w15:paraId="708E6C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482A45" w16cex:dateUtc="2026-03-06T13:33:00Z"/>
  <w16cex:commentExtensible w16cex:durableId="6C51101F" w16cex:dateUtc="2026-03-06T13:37:00Z"/>
  <w16cex:commentExtensible w16cex:durableId="514A7E96" w16cex:dateUtc="2026-03-06T13:39:00Z"/>
  <w16cex:commentExtensible w16cex:durableId="131023F6" w16cex:dateUtc="2026-03-06T13:40:00Z"/>
  <w16cex:commentExtensible w16cex:durableId="7D6BA5A6" w16cex:dateUtc="2026-03-06T13:43:00Z"/>
  <w16cex:commentExtensible w16cex:durableId="7B4C9F0E" w16cex:dateUtc="2026-03-06T13:44:00Z"/>
  <w16cex:commentExtensible w16cex:durableId="40B74590" w16cex:dateUtc="2026-03-06T13:46:00Z"/>
  <w16cex:commentExtensible w16cex:durableId="679D5C1E" w16cex:dateUtc="2026-03-06T13:49:00Z"/>
  <w16cex:commentExtensible w16cex:durableId="2DFE8F85" w16cex:dateUtc="2026-03-06T13:52:00Z"/>
  <w16cex:commentExtensible w16cex:durableId="18FD047A" w16cex:dateUtc="2026-03-06T13:55:00Z"/>
  <w16cex:commentExtensible w16cex:durableId="40CB8F2C" w16cex:dateUtc="2026-03-06T13:59:00Z"/>
  <w16cex:commentExtensible w16cex:durableId="31337AE2" w16cex:dateUtc="2026-03-06T13:59:00Z"/>
  <w16cex:commentExtensible w16cex:durableId="29CE911A" w16cex:dateUtc="2026-03-06T14:01:00Z"/>
  <w16cex:commentExtensible w16cex:durableId="6FF5417E" w16cex:dateUtc="2026-03-06T14:03:00Z"/>
  <w16cex:commentExtensible w16cex:durableId="0D79D376" w16cex:dateUtc="2026-03-06T14:05:00Z"/>
  <w16cex:commentExtensible w16cex:durableId="19E36753" w16cex:dateUtc="2026-03-06T14:06:00Z"/>
  <w16cex:commentExtensible w16cex:durableId="1619274C" w16cex:dateUtc="2026-03-06T14:07:00Z"/>
  <w16cex:commentExtensible w16cex:durableId="4CBF9C09" w16cex:dateUtc="2026-03-06T14:10:00Z"/>
  <w16cex:commentExtensible w16cex:durableId="6C28095E" w16cex:dateUtc="2026-03-06T14:14:00Z"/>
  <w16cex:commentExtensible w16cex:durableId="7FC20EB1" w16cex:dateUtc="2026-03-06T14:17:00Z"/>
  <w16cex:commentExtensible w16cex:durableId="02AA2CAC" w16cex:dateUtc="2026-03-06T14:18:00Z"/>
  <w16cex:commentExtensible w16cex:durableId="0860A86C" w16cex:dateUtc="2026-03-06T14:19:00Z"/>
  <w16cex:commentExtensible w16cex:durableId="738ABEEB" w16cex:dateUtc="2026-03-06T14:21:00Z"/>
  <w16cex:commentExtensible w16cex:durableId="588C617E" w16cex:dateUtc="2026-03-06T14:22:00Z"/>
  <w16cex:commentExtensible w16cex:durableId="22A3B75A" w16cex:dateUtc="2026-03-06T14:23:00Z"/>
  <w16cex:commentExtensible w16cex:durableId="4F05BC0A" w16cex:dateUtc="2026-03-06T14:28:00Z"/>
  <w16cex:commentExtensible w16cex:durableId="1C7C2767" w16cex:dateUtc="2026-03-06T14:28:00Z"/>
  <w16cex:commentExtensible w16cex:durableId="206F53A5" w16cex:dateUtc="2026-03-07T17:07:00Z"/>
  <w16cex:commentExtensible w16cex:durableId="443E45A5" w16cex:dateUtc="2026-03-07T17:11:00Z"/>
  <w16cex:commentExtensible w16cex:durableId="767D1865" w16cex:dateUtc="2026-03-07T17:14:00Z"/>
  <w16cex:commentExtensible w16cex:durableId="12F0D0D9" w16cex:dateUtc="2026-03-07T17:35:00Z"/>
  <w16cex:commentExtensible w16cex:durableId="55A6A166" w16cex:dateUtc="2026-03-07T17:36:00Z"/>
  <w16cex:commentExtensible w16cex:durableId="57DC707A" w16cex:dateUtc="2026-03-07T17:39:00Z"/>
  <w16cex:commentExtensible w16cex:durableId="56FC5173" w16cex:dateUtc="2026-03-07T17:40:00Z"/>
  <w16cex:commentExtensible w16cex:durableId="5F013141" w16cex:dateUtc="2026-03-07T17:43:00Z"/>
  <w16cex:commentExtensible w16cex:durableId="5DB403D3" w16cex:dateUtc="2026-03-07T17:44:00Z"/>
  <w16cex:commentExtensible w16cex:durableId="4E438F2A" w16cex:dateUtc="2026-03-07T17:47:00Z"/>
  <w16cex:commentExtensible w16cex:durableId="4E6740D1" w16cex:dateUtc="2026-03-07T18:13:00Z"/>
  <w16cex:commentExtensible w16cex:durableId="168175C5" w16cex:dateUtc="2026-03-07T17:50:00Z"/>
  <w16cex:commentExtensible w16cex:durableId="36111843" w16cex:dateUtc="2026-03-07T17:50:00Z"/>
  <w16cex:commentExtensible w16cex:durableId="4D1AC833" w16cex:dateUtc="2026-03-07T17:51:00Z"/>
  <w16cex:commentExtensible w16cex:durableId="727C578C" w16cex:dateUtc="2026-03-07T17:52:00Z"/>
  <w16cex:commentExtensible w16cex:durableId="11A09FFC" w16cex:dateUtc="2026-03-07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04FD2C" w16cid:durableId="73482A45"/>
  <w16cid:commentId w16cid:paraId="05022E57" w16cid:durableId="6C51101F"/>
  <w16cid:commentId w16cid:paraId="13A7057A" w16cid:durableId="514A7E96"/>
  <w16cid:commentId w16cid:paraId="2062B077" w16cid:durableId="131023F6"/>
  <w16cid:commentId w16cid:paraId="21519842" w16cid:durableId="7D6BA5A6"/>
  <w16cid:commentId w16cid:paraId="1B67AF8D" w16cid:durableId="7B4C9F0E"/>
  <w16cid:commentId w16cid:paraId="3F979827" w16cid:durableId="40B74590"/>
  <w16cid:commentId w16cid:paraId="049C0AAD" w16cid:durableId="679D5C1E"/>
  <w16cid:commentId w16cid:paraId="3DFFB490" w16cid:durableId="2DFE8F85"/>
  <w16cid:commentId w16cid:paraId="29393DD4" w16cid:durableId="18FD047A"/>
  <w16cid:commentId w16cid:paraId="093C09C4" w16cid:durableId="40CB8F2C"/>
  <w16cid:commentId w16cid:paraId="0AE70832" w16cid:durableId="31337AE2"/>
  <w16cid:commentId w16cid:paraId="5A1B743F" w16cid:durableId="29CE911A"/>
  <w16cid:commentId w16cid:paraId="034FBA21" w16cid:durableId="6FF5417E"/>
  <w16cid:commentId w16cid:paraId="0EF54394" w16cid:durableId="0D79D376"/>
  <w16cid:commentId w16cid:paraId="5711A22A" w16cid:durableId="19E36753"/>
  <w16cid:commentId w16cid:paraId="3181BC20" w16cid:durableId="1619274C"/>
  <w16cid:commentId w16cid:paraId="23096653" w16cid:durableId="4CBF9C09"/>
  <w16cid:commentId w16cid:paraId="765F62A1" w16cid:durableId="6C28095E"/>
  <w16cid:commentId w16cid:paraId="6FB4E436" w16cid:durableId="7FC20EB1"/>
  <w16cid:commentId w16cid:paraId="7B9D1032" w16cid:durableId="02AA2CAC"/>
  <w16cid:commentId w16cid:paraId="15E10F6C" w16cid:durableId="0860A86C"/>
  <w16cid:commentId w16cid:paraId="5891B06D" w16cid:durableId="738ABEEB"/>
  <w16cid:commentId w16cid:paraId="57FEDFCD" w16cid:durableId="588C617E"/>
  <w16cid:commentId w16cid:paraId="70F949E6" w16cid:durableId="22A3B75A"/>
  <w16cid:commentId w16cid:paraId="1D25BEBF" w16cid:durableId="4F05BC0A"/>
  <w16cid:commentId w16cid:paraId="4DDBE27C" w16cid:durableId="1C7C2767"/>
  <w16cid:commentId w16cid:paraId="462547C8" w16cid:durableId="206F53A5"/>
  <w16cid:commentId w16cid:paraId="38DE934D" w16cid:durableId="443E45A5"/>
  <w16cid:commentId w16cid:paraId="43491B69" w16cid:durableId="767D1865"/>
  <w16cid:commentId w16cid:paraId="777190E0" w16cid:durableId="12F0D0D9"/>
  <w16cid:commentId w16cid:paraId="12554C08" w16cid:durableId="55A6A166"/>
  <w16cid:commentId w16cid:paraId="4DCD0072" w16cid:durableId="57DC707A"/>
  <w16cid:commentId w16cid:paraId="0DDD772B" w16cid:durableId="56FC5173"/>
  <w16cid:commentId w16cid:paraId="580B7706" w16cid:durableId="5F013141"/>
  <w16cid:commentId w16cid:paraId="2159D1FF" w16cid:durableId="5DB403D3"/>
  <w16cid:commentId w16cid:paraId="2045D731" w16cid:durableId="4E438F2A"/>
  <w16cid:commentId w16cid:paraId="20175822" w16cid:durableId="4E6740D1"/>
  <w16cid:commentId w16cid:paraId="0B602A23" w16cid:durableId="168175C5"/>
  <w16cid:commentId w16cid:paraId="37F6BE27" w16cid:durableId="36111843"/>
  <w16cid:commentId w16cid:paraId="72E7B414" w16cid:durableId="4D1AC833"/>
  <w16cid:commentId w16cid:paraId="1EDB6DCA" w16cid:durableId="727C578C"/>
  <w16cid:commentId w16cid:paraId="708E6CAD" w16cid:durableId="11A09F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20B0604020202020204"/>
    <w:charset w:val="00"/>
    <w:family w:val="roman"/>
    <w:notTrueType/>
    <w:pitch w:val="default"/>
  </w:font>
  <w:font w:name="MathJax_Ma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44435"/>
    <w:rsid w:val="0006107E"/>
    <w:rsid w:val="00062BCE"/>
    <w:rsid w:val="00086DA1"/>
    <w:rsid w:val="00090DA1"/>
    <w:rsid w:val="000D21FB"/>
    <w:rsid w:val="00106EE6"/>
    <w:rsid w:val="00114A77"/>
    <w:rsid w:val="00121CF4"/>
    <w:rsid w:val="00143CB9"/>
    <w:rsid w:val="001A405D"/>
    <w:rsid w:val="001A6AA2"/>
    <w:rsid w:val="001D51EA"/>
    <w:rsid w:val="001D5683"/>
    <w:rsid w:val="001D716E"/>
    <w:rsid w:val="001E1CBF"/>
    <w:rsid w:val="001E29F4"/>
    <w:rsid w:val="001F775B"/>
    <w:rsid w:val="001F7F26"/>
    <w:rsid w:val="00205B63"/>
    <w:rsid w:val="00207CF5"/>
    <w:rsid w:val="00232D52"/>
    <w:rsid w:val="00252296"/>
    <w:rsid w:val="002A355E"/>
    <w:rsid w:val="002B1614"/>
    <w:rsid w:val="0033098E"/>
    <w:rsid w:val="00344905"/>
    <w:rsid w:val="00351AE4"/>
    <w:rsid w:val="003633DB"/>
    <w:rsid w:val="00376A4E"/>
    <w:rsid w:val="003B4882"/>
    <w:rsid w:val="003B6985"/>
    <w:rsid w:val="003C5745"/>
    <w:rsid w:val="003C6E79"/>
    <w:rsid w:val="003C77AC"/>
    <w:rsid w:val="00412816"/>
    <w:rsid w:val="004217D3"/>
    <w:rsid w:val="00421CE7"/>
    <w:rsid w:val="00460B8F"/>
    <w:rsid w:val="00494B76"/>
    <w:rsid w:val="004B019B"/>
    <w:rsid w:val="004C58F2"/>
    <w:rsid w:val="005078EE"/>
    <w:rsid w:val="005227E4"/>
    <w:rsid w:val="005363D0"/>
    <w:rsid w:val="005565C2"/>
    <w:rsid w:val="00572D2B"/>
    <w:rsid w:val="005B1667"/>
    <w:rsid w:val="005B3ACD"/>
    <w:rsid w:val="00606949"/>
    <w:rsid w:val="00612D9D"/>
    <w:rsid w:val="00614E66"/>
    <w:rsid w:val="00625D54"/>
    <w:rsid w:val="00633AFA"/>
    <w:rsid w:val="00647DF2"/>
    <w:rsid w:val="00670218"/>
    <w:rsid w:val="00675815"/>
    <w:rsid w:val="006A0FFE"/>
    <w:rsid w:val="006B1A2E"/>
    <w:rsid w:val="006B5A94"/>
    <w:rsid w:val="006C6D25"/>
    <w:rsid w:val="006D7969"/>
    <w:rsid w:val="00716B1F"/>
    <w:rsid w:val="00731AF8"/>
    <w:rsid w:val="00741B88"/>
    <w:rsid w:val="00773DA7"/>
    <w:rsid w:val="00795151"/>
    <w:rsid w:val="007B55B0"/>
    <w:rsid w:val="007C5247"/>
    <w:rsid w:val="007F1518"/>
    <w:rsid w:val="00802542"/>
    <w:rsid w:val="0080336B"/>
    <w:rsid w:val="0087408B"/>
    <w:rsid w:val="008C0B8C"/>
    <w:rsid w:val="008C0E5E"/>
    <w:rsid w:val="008C144E"/>
    <w:rsid w:val="008D0E15"/>
    <w:rsid w:val="008E7DF4"/>
    <w:rsid w:val="008F33A8"/>
    <w:rsid w:val="0091309E"/>
    <w:rsid w:val="0092693F"/>
    <w:rsid w:val="0093781E"/>
    <w:rsid w:val="009721BE"/>
    <w:rsid w:val="00976473"/>
    <w:rsid w:val="0097710D"/>
    <w:rsid w:val="009978CD"/>
    <w:rsid w:val="009A59EE"/>
    <w:rsid w:val="009B40CF"/>
    <w:rsid w:val="009B5B49"/>
    <w:rsid w:val="009C0B82"/>
    <w:rsid w:val="009C0C6B"/>
    <w:rsid w:val="009C2CB3"/>
    <w:rsid w:val="009D4DE7"/>
    <w:rsid w:val="009E0479"/>
    <w:rsid w:val="009F0991"/>
    <w:rsid w:val="009F6B38"/>
    <w:rsid w:val="00A017CB"/>
    <w:rsid w:val="00A21D8D"/>
    <w:rsid w:val="00A227BE"/>
    <w:rsid w:val="00A26CD8"/>
    <w:rsid w:val="00A368FA"/>
    <w:rsid w:val="00A527C1"/>
    <w:rsid w:val="00A91C0C"/>
    <w:rsid w:val="00A93D33"/>
    <w:rsid w:val="00AD445E"/>
    <w:rsid w:val="00AE4507"/>
    <w:rsid w:val="00AE6A99"/>
    <w:rsid w:val="00B00D9B"/>
    <w:rsid w:val="00B23CD2"/>
    <w:rsid w:val="00B50797"/>
    <w:rsid w:val="00B66763"/>
    <w:rsid w:val="00B67742"/>
    <w:rsid w:val="00BB4FE2"/>
    <w:rsid w:val="00BF04BF"/>
    <w:rsid w:val="00C16190"/>
    <w:rsid w:val="00C3066D"/>
    <w:rsid w:val="00C61B5A"/>
    <w:rsid w:val="00C64BF8"/>
    <w:rsid w:val="00C80629"/>
    <w:rsid w:val="00C874A9"/>
    <w:rsid w:val="00CA65D7"/>
    <w:rsid w:val="00CC7AA4"/>
    <w:rsid w:val="00CD3E62"/>
    <w:rsid w:val="00D011BB"/>
    <w:rsid w:val="00D362A0"/>
    <w:rsid w:val="00D368CD"/>
    <w:rsid w:val="00D45C26"/>
    <w:rsid w:val="00D51675"/>
    <w:rsid w:val="00D56989"/>
    <w:rsid w:val="00D57B76"/>
    <w:rsid w:val="00D801ED"/>
    <w:rsid w:val="00D9784A"/>
    <w:rsid w:val="00DC2443"/>
    <w:rsid w:val="00DC67C0"/>
    <w:rsid w:val="00E47684"/>
    <w:rsid w:val="00E65279"/>
    <w:rsid w:val="00E65F33"/>
    <w:rsid w:val="00E73316"/>
    <w:rsid w:val="00EB0251"/>
    <w:rsid w:val="00ED5857"/>
    <w:rsid w:val="00ED689D"/>
    <w:rsid w:val="00EF2ADE"/>
    <w:rsid w:val="00F12190"/>
    <w:rsid w:val="00F302DE"/>
    <w:rsid w:val="00F4350E"/>
    <w:rsid w:val="00F4609B"/>
    <w:rsid w:val="00F5558B"/>
    <w:rsid w:val="00F6199D"/>
    <w:rsid w:val="00F66F22"/>
    <w:rsid w:val="00F67FB5"/>
    <w:rsid w:val="00F8028C"/>
    <w:rsid w:val="00F8072F"/>
    <w:rsid w:val="00F90233"/>
    <w:rsid w:val="00FA6A18"/>
    <w:rsid w:val="00FC2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semiHidden/>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semiHidden/>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23</Pages>
  <Words>6115</Words>
  <Characters>35773</Characters>
  <Application>Microsoft Office Word</Application>
  <DocSecurity>0</DocSecurity>
  <Lines>701</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Mark Scheuerell</cp:lastModifiedBy>
  <cp:revision>16</cp:revision>
  <dcterms:created xsi:type="dcterms:W3CDTF">2026-03-06T13:33:00Z</dcterms:created>
  <dcterms:modified xsi:type="dcterms:W3CDTF">2026-03-07T18:18:00Z</dcterms:modified>
</cp:coreProperties>
</file>