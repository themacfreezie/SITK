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C9938" w14:textId="77777777" w:rsidR="009845B1" w:rsidRDefault="009845B1" w:rsidP="009845B1">
      <w:pPr>
        <w:suppressLineNumbers/>
        <w:spacing w:after="0" w:line="240" w:lineRule="auto"/>
        <w:rPr>
          <w:ins w:id="0" w:author="Gende, Scott M" w:date="2026-09-15T15:32:00Z" w16du:dateUtc="2026-09-15T23:32:00Z"/>
        </w:rPr>
      </w:pPr>
      <w:bookmarkStart w:id="1" w:name="_Hlk201667573"/>
      <w:r>
        <w:t>Hyperabundance of a native species: Pink Salmon in Sitka National Historical Park</w:t>
      </w:r>
    </w:p>
    <w:p w14:paraId="62267920" w14:textId="77777777" w:rsidR="004F1DB8" w:rsidRDefault="004F1DB8" w:rsidP="009845B1">
      <w:pPr>
        <w:suppressLineNumbers/>
        <w:spacing w:after="0" w:line="240" w:lineRule="auto"/>
        <w:rPr>
          <w:ins w:id="2" w:author="Gende, Scott M" w:date="2026-09-30T10:00:00Z" w16du:dateUtc="2026-09-30T18:00:00Z"/>
        </w:rPr>
      </w:pPr>
    </w:p>
    <w:p w14:paraId="2AE9571B" w14:textId="6A9B4803" w:rsidR="00562711" w:rsidRDefault="00562711" w:rsidP="009845B1">
      <w:pPr>
        <w:suppressLineNumbers/>
        <w:spacing w:after="0" w:line="240" w:lineRule="auto"/>
        <w:rPr>
          <w:ins w:id="3" w:author="Gende, Scott M" w:date="2026-09-15T15:33:00Z" w16du:dateUtc="2026-09-15T23:33:00Z"/>
        </w:rPr>
      </w:pPr>
      <w:ins w:id="4" w:author="Gende, Scott M" w:date="2026-09-15T15:32:00Z" w16du:dateUtc="2026-09-15T23:32:00Z">
        <w:r>
          <w:t xml:space="preserve">ALT:  </w:t>
        </w:r>
        <w:r w:rsidRPr="00562711">
          <w:t xml:space="preserve">When native species become overabundant: </w:t>
        </w:r>
      </w:ins>
      <w:ins w:id="5" w:author="Gende, Scott M" w:date="2026-09-15T15:33:00Z" w16du:dateUtc="2026-09-15T23:33:00Z">
        <w:r>
          <w:t>A case study for d</w:t>
        </w:r>
      </w:ins>
      <w:ins w:id="6" w:author="Gende, Scott M" w:date="2026-09-15T15:32:00Z" w16du:dateUtc="2026-09-15T23:32:00Z">
        <w:r w:rsidRPr="00562711">
          <w:t xml:space="preserve">efining </w:t>
        </w:r>
      </w:ins>
      <w:ins w:id="7" w:author="Gende, Scott M" w:date="2026-09-30T09:24:00Z" w16du:dateUtc="2026-09-30T17:24:00Z">
        <w:r w:rsidR="0014325F">
          <w:t>‘</w:t>
        </w:r>
      </w:ins>
      <w:ins w:id="8" w:author="Gende, Scott M" w:date="2026-09-15T15:32:00Z" w16du:dateUtc="2026-09-15T23:32:00Z">
        <w:r w:rsidRPr="00562711">
          <w:t>natural</w:t>
        </w:r>
      </w:ins>
      <w:ins w:id="9" w:author="Gende, Scott M" w:date="2026-09-30T09:24:00Z" w16du:dateUtc="2026-09-30T17:24:00Z">
        <w:r w:rsidR="0014325F">
          <w:t>’</w:t>
        </w:r>
      </w:ins>
      <w:ins w:id="10" w:author="Gende, Scott M" w:date="2026-09-15T15:32:00Z" w16du:dateUtc="2026-09-15T23:32:00Z">
        <w:r w:rsidRPr="00562711">
          <w:t xml:space="preserve"> abundance</w:t>
        </w:r>
      </w:ins>
      <w:ins w:id="11" w:author="Gende, Scott M" w:date="2026-09-30T09:24:00Z" w16du:dateUtc="2026-09-30T17:24:00Z">
        <w:r w:rsidR="0014325F">
          <w:t xml:space="preserve"> in protected areas</w:t>
        </w:r>
      </w:ins>
    </w:p>
    <w:p w14:paraId="1FC9BFBD" w14:textId="77777777" w:rsidR="00562711" w:rsidRDefault="00562711" w:rsidP="009845B1">
      <w:pPr>
        <w:suppressLineNumbers/>
        <w:spacing w:after="0" w:line="240" w:lineRule="auto"/>
        <w:rPr>
          <w:ins w:id="12" w:author="Gende, Scott M" w:date="2026-09-15T15:33:00Z" w16du:dateUtc="2026-09-15T23:33:00Z"/>
        </w:rPr>
      </w:pPr>
    </w:p>
    <w:p w14:paraId="147F85EE" w14:textId="33D4F94C" w:rsidR="00562711" w:rsidRDefault="00562711" w:rsidP="009845B1">
      <w:pPr>
        <w:suppressLineNumbers/>
        <w:spacing w:after="0" w:line="240" w:lineRule="auto"/>
        <w:rPr>
          <w:ins w:id="13" w:author="Gende, Scott M" w:date="2026-09-15T15:34:00Z" w16du:dateUtc="2026-09-15T23:34:00Z"/>
        </w:rPr>
      </w:pPr>
      <w:ins w:id="14" w:author="Gende, Scott M" w:date="2026-09-15T15:33:00Z" w16du:dateUtc="2026-09-15T23:33:00Z">
        <w:r>
          <w:t xml:space="preserve">ALT2:  </w:t>
        </w:r>
        <w:r w:rsidRPr="00562711">
          <w:t>Regional trends</w:t>
        </w:r>
        <w:r>
          <w:t xml:space="preserve"> help es</w:t>
        </w:r>
      </w:ins>
      <w:ins w:id="15" w:author="Gende, Scott M" w:date="2026-09-15T15:34:00Z" w16du:dateUtc="2026-09-15T23:34:00Z">
        <w:r>
          <w:t xml:space="preserve">tablish management targets for an </w:t>
        </w:r>
      </w:ins>
      <w:ins w:id="16" w:author="Gende, Scott M" w:date="2026-09-30T09:24:00Z" w16du:dateUtc="2026-09-30T17:24:00Z">
        <w:r w:rsidR="0014325F">
          <w:t>unnaturally</w:t>
        </w:r>
      </w:ins>
      <w:ins w:id="17" w:author="Gende, Scott M" w:date="2026-09-15T15:34:00Z" w16du:dateUtc="2026-09-15T23:34:00Z">
        <w:r>
          <w:t xml:space="preserve"> abundant pink salmon population.  </w:t>
        </w:r>
      </w:ins>
    </w:p>
    <w:p w14:paraId="53E934B8" w14:textId="77777777" w:rsidR="00562711" w:rsidRDefault="00562711" w:rsidP="009845B1">
      <w:pPr>
        <w:suppressLineNumbers/>
        <w:spacing w:after="0" w:line="240" w:lineRule="auto"/>
        <w:rPr>
          <w:ins w:id="18" w:author="Gende, Scott M" w:date="2026-09-15T15:34:00Z" w16du:dateUtc="2026-09-15T23:34:00Z"/>
        </w:rPr>
      </w:pPr>
    </w:p>
    <w:p w14:paraId="66BDBCBB" w14:textId="2684C2BF" w:rsidR="00562711" w:rsidRDefault="00562711" w:rsidP="009845B1">
      <w:pPr>
        <w:suppressLineNumbers/>
        <w:spacing w:after="0" w:line="240" w:lineRule="auto"/>
      </w:pPr>
      <w:ins w:id="19" w:author="Gende, Scott M" w:date="2026-09-15T15:34:00Z" w16du:dateUtc="2026-09-15T23:34:00Z">
        <w:r>
          <w:t xml:space="preserve">ALT3:  </w:t>
        </w:r>
      </w:ins>
      <w:ins w:id="20" w:author="Gende, Scott M" w:date="2026-09-30T09:25:00Z" w16du:dateUtc="2026-09-30T17:25:00Z">
        <w:r w:rsidR="0014325F">
          <w:t xml:space="preserve">How do protected areas </w:t>
        </w:r>
      </w:ins>
      <w:ins w:id="21" w:author="Gende, Scott M" w:date="2026-09-30T09:59:00Z" w16du:dateUtc="2026-09-30T17:59:00Z">
        <w:r w:rsidR="004F1DB8">
          <w:t xml:space="preserve">set </w:t>
        </w:r>
      </w:ins>
      <w:ins w:id="22" w:author="Gende, Scott M" w:date="2026-09-30T10:00:00Z" w16du:dateUtc="2026-09-30T18:00:00Z">
        <w:r w:rsidR="004F1DB8">
          <w:t xml:space="preserve">management </w:t>
        </w:r>
      </w:ins>
      <w:ins w:id="23" w:author="Gende, Scott M" w:date="2026-09-30T09:59:00Z" w16du:dateUtc="2026-09-30T17:59:00Z">
        <w:r w:rsidR="004F1DB8">
          <w:t xml:space="preserve">targets for </w:t>
        </w:r>
      </w:ins>
      <w:ins w:id="24" w:author="Gende, Scott M" w:date="2026-09-30T10:00:00Z" w16du:dateUtc="2026-09-30T18:00:00Z">
        <w:r w:rsidR="004F1DB8">
          <w:t xml:space="preserve">overabundant native species?  A case study of pink salmon in Alaska </w:t>
        </w:r>
      </w:ins>
    </w:p>
    <w:p w14:paraId="4B9ED1D5" w14:textId="77777777" w:rsidR="009845B1" w:rsidRDefault="009845B1" w:rsidP="009845B1">
      <w:pPr>
        <w:suppressLineNumbers/>
        <w:spacing w:after="0" w:line="240" w:lineRule="auto"/>
      </w:pPr>
    </w:p>
    <w:p w14:paraId="4CC0922F" w14:textId="77777777" w:rsidR="000D67EE" w:rsidRDefault="000D67EE" w:rsidP="000D67EE">
      <w:pPr>
        <w:suppressLineNumbers/>
        <w:spacing w:after="0" w:line="240" w:lineRule="auto"/>
      </w:pPr>
      <w:r>
        <w:t>Brian McGreal</w:t>
      </w:r>
    </w:p>
    <w:p w14:paraId="12B501F3" w14:textId="77777777" w:rsidR="000D67EE" w:rsidRDefault="000D67EE" w:rsidP="000D67EE">
      <w:pPr>
        <w:suppressLineNumbers/>
        <w:spacing w:after="0" w:line="240" w:lineRule="auto"/>
      </w:pPr>
      <w:r>
        <w:t>Quantitative Ecology and Resource Management</w:t>
      </w:r>
    </w:p>
    <w:p w14:paraId="451877D5" w14:textId="77777777" w:rsidR="000D67EE" w:rsidRDefault="000D67EE" w:rsidP="000D67EE">
      <w:pPr>
        <w:suppressLineNumbers/>
        <w:spacing w:after="0" w:line="240" w:lineRule="auto"/>
      </w:pPr>
      <w:r>
        <w:t>University of Washington</w:t>
      </w:r>
    </w:p>
    <w:p w14:paraId="56B9F4D4" w14:textId="77777777" w:rsidR="000D67EE" w:rsidRDefault="000D67EE" w:rsidP="000D67EE">
      <w:pPr>
        <w:suppressLineNumbers/>
        <w:spacing w:after="0" w:line="240" w:lineRule="auto"/>
      </w:pPr>
      <w:r>
        <w:t>Seattle, WA</w:t>
      </w:r>
    </w:p>
    <w:p w14:paraId="36F249AD" w14:textId="77777777" w:rsidR="000D67EE" w:rsidRDefault="000D67EE" w:rsidP="000D67EE">
      <w:pPr>
        <w:suppressLineNumbers/>
        <w:spacing w:after="0" w:line="240" w:lineRule="auto"/>
      </w:pPr>
    </w:p>
    <w:p w14:paraId="08013177" w14:textId="64F6A4C3" w:rsidR="000D67EE" w:rsidRDefault="000D67EE" w:rsidP="000D67EE">
      <w:pPr>
        <w:suppressLineNumbers/>
        <w:spacing w:after="0" w:line="240" w:lineRule="auto"/>
      </w:pPr>
      <w:r>
        <w:t>Scott M. Gende</w:t>
      </w:r>
    </w:p>
    <w:p w14:paraId="30D35DE0" w14:textId="77777777" w:rsidR="000D67EE" w:rsidRDefault="000D67EE" w:rsidP="000D67EE">
      <w:pPr>
        <w:suppressLineNumbers/>
        <w:spacing w:after="0" w:line="240" w:lineRule="auto"/>
      </w:pPr>
      <w:r>
        <w:t>U.S. National Park Service</w:t>
      </w:r>
    </w:p>
    <w:p w14:paraId="37C52454" w14:textId="77777777" w:rsidR="000D67EE" w:rsidRDefault="000D67EE" w:rsidP="000D67EE">
      <w:pPr>
        <w:suppressLineNumbers/>
        <w:spacing w:after="0" w:line="240" w:lineRule="auto"/>
      </w:pPr>
      <w:r>
        <w:t>Alaska Regional Office</w:t>
      </w:r>
    </w:p>
    <w:p w14:paraId="210F8F12" w14:textId="77777777" w:rsidR="000D67EE" w:rsidRDefault="000D67EE" w:rsidP="000D67EE">
      <w:pPr>
        <w:suppressLineNumbers/>
        <w:spacing w:after="0" w:line="240" w:lineRule="auto"/>
      </w:pPr>
      <w:r>
        <w:t>Juneau, AK</w:t>
      </w:r>
    </w:p>
    <w:p w14:paraId="6CF0763C" w14:textId="77777777" w:rsidR="000D67EE" w:rsidRDefault="000D67EE" w:rsidP="000D67EE">
      <w:pPr>
        <w:suppressLineNumbers/>
        <w:spacing w:after="0" w:line="240" w:lineRule="auto"/>
      </w:pPr>
    </w:p>
    <w:p w14:paraId="5FF4CDB0" w14:textId="77777777" w:rsidR="000D67EE" w:rsidRDefault="000D67EE" w:rsidP="000D67EE">
      <w:pPr>
        <w:suppressLineNumbers/>
        <w:spacing w:after="0" w:line="240" w:lineRule="auto"/>
      </w:pPr>
      <w:r>
        <w:t>Mark D. Scheuerell</w:t>
      </w:r>
    </w:p>
    <w:p w14:paraId="4D83B65F" w14:textId="77777777" w:rsidR="000D67EE" w:rsidRDefault="000D67EE" w:rsidP="000D67EE">
      <w:pPr>
        <w:suppressLineNumbers/>
        <w:spacing w:after="0" w:line="240" w:lineRule="auto"/>
      </w:pPr>
      <w:r>
        <w:t>U.S. Geological Survey, Washington Cooperative Fish and Wildlife Research Unit</w:t>
      </w:r>
    </w:p>
    <w:p w14:paraId="50F847C2" w14:textId="77777777" w:rsidR="000D67EE" w:rsidRDefault="000D67EE" w:rsidP="000D67EE">
      <w:pPr>
        <w:suppressLineNumbers/>
        <w:spacing w:after="0" w:line="240" w:lineRule="auto"/>
      </w:pPr>
      <w:r>
        <w:t>School of Aquatic and Fishery Sciences</w:t>
      </w:r>
    </w:p>
    <w:p w14:paraId="5FE5B0DF" w14:textId="77777777" w:rsidR="000D67EE" w:rsidRDefault="000D67EE" w:rsidP="000D67EE">
      <w:pPr>
        <w:suppressLineNumbers/>
        <w:spacing w:after="0" w:line="240" w:lineRule="auto"/>
      </w:pPr>
      <w:r>
        <w:t>University of Washington</w:t>
      </w:r>
    </w:p>
    <w:p w14:paraId="09BF3B39" w14:textId="77777777" w:rsidR="000D67EE" w:rsidRDefault="000D67EE" w:rsidP="000D67EE">
      <w:pPr>
        <w:suppressLineNumbers/>
        <w:spacing w:after="0" w:line="240" w:lineRule="auto"/>
      </w:pPr>
      <w:r>
        <w:t>Seattle, WA</w:t>
      </w:r>
    </w:p>
    <w:p w14:paraId="084FB5E1" w14:textId="77777777" w:rsidR="000D67EE" w:rsidRDefault="000D67EE" w:rsidP="000D67EE">
      <w:pPr>
        <w:suppressLineNumbers/>
        <w:spacing w:after="0" w:line="240" w:lineRule="auto"/>
      </w:pPr>
    </w:p>
    <w:p w14:paraId="750126BE" w14:textId="2617E33B" w:rsidR="000D67EE" w:rsidRDefault="000D67EE" w:rsidP="000D67EE">
      <w:pPr>
        <w:suppressLineNumbers/>
        <w:spacing w:after="0" w:line="240" w:lineRule="auto"/>
      </w:pPr>
      <w:r>
        <w:t>Thomas P. Quinn</w:t>
      </w:r>
    </w:p>
    <w:p w14:paraId="48383518" w14:textId="77777777" w:rsidR="000D67EE" w:rsidRDefault="000D67EE" w:rsidP="000D67EE">
      <w:pPr>
        <w:suppressLineNumbers/>
        <w:spacing w:after="0" w:line="240" w:lineRule="auto"/>
      </w:pPr>
      <w:r>
        <w:t>School of Aquatic and Fishery Sciences</w:t>
      </w:r>
    </w:p>
    <w:p w14:paraId="2F59AD1E" w14:textId="77777777" w:rsidR="000D67EE" w:rsidRDefault="000D67EE" w:rsidP="000D67EE">
      <w:pPr>
        <w:suppressLineNumbers/>
        <w:spacing w:after="0" w:line="240" w:lineRule="auto"/>
      </w:pPr>
      <w:r>
        <w:t>University of Washington</w:t>
      </w:r>
    </w:p>
    <w:p w14:paraId="1E5311BF" w14:textId="77777777" w:rsidR="000D67EE" w:rsidRDefault="000D67EE" w:rsidP="000D67EE">
      <w:pPr>
        <w:suppressLineNumbers/>
        <w:spacing w:after="0" w:line="240" w:lineRule="auto"/>
      </w:pPr>
      <w:r>
        <w:t>Seattle, WA</w:t>
      </w:r>
    </w:p>
    <w:p w14:paraId="5C2A7C0E" w14:textId="77777777" w:rsidR="000D67EE" w:rsidRDefault="000D67EE" w:rsidP="009845B1">
      <w:pPr>
        <w:suppressLineNumbers/>
        <w:spacing w:after="0" w:line="240" w:lineRule="auto"/>
      </w:pPr>
    </w:p>
    <w:p w14:paraId="5443E563" w14:textId="7310C294" w:rsidR="009845B1" w:rsidRDefault="00F95777" w:rsidP="009845B1">
      <w:pPr>
        <w:suppressLineNumbers/>
        <w:spacing w:after="0" w:line="240" w:lineRule="auto"/>
        <w:rPr>
          <w:b/>
          <w:bCs/>
          <w:u w:val="single"/>
        </w:rPr>
      </w:pPr>
      <w:ins w:id="25" w:author="Gende, Scott M" w:date="2026-07-14T13:39:00Z" w16du:dateUtc="2026-07-14T21:39:00Z">
        <w:r>
          <w:t xml:space="preserve">Wildlife </w:t>
        </w:r>
      </w:ins>
      <w:ins w:id="26" w:author="Gende, Scott M" w:date="2026-07-17T09:17:00Z" w16du:dateUtc="2026-07-17T17:17:00Z">
        <w:r w:rsidR="00B65EA7">
          <w:t xml:space="preserve">efforts </w:t>
        </w:r>
      </w:ins>
      <w:ins w:id="27" w:author="Gende, Scott M" w:date="2026-07-14T13:39:00Z" w16du:dateUtc="2026-07-14T21:39:00Z">
        <w:r>
          <w:t xml:space="preserve">in U.S. national parks </w:t>
        </w:r>
      </w:ins>
      <w:ins w:id="28" w:author="Gende, Scott M" w:date="2026-09-30T10:01:00Z" w16du:dateUtc="2026-09-30T18:01:00Z">
        <w:r w:rsidR="004F1DB8">
          <w:t xml:space="preserve">and refuges </w:t>
        </w:r>
      </w:ins>
      <w:ins w:id="29" w:author="Gende, Scott M" w:date="2026-07-14T13:39:00Z" w16du:dateUtc="2026-07-14T21:39:00Z">
        <w:r>
          <w:t>have h</w:t>
        </w:r>
      </w:ins>
      <w:ins w:id="30" w:author="Gende, Scott M" w:date="2026-07-14T13:38:00Z" w16du:dateUtc="2026-07-14T21:38:00Z">
        <w:r w:rsidRPr="00F95777">
          <w:t xml:space="preserve">istorically focused on </w:t>
        </w:r>
      </w:ins>
      <w:ins w:id="31" w:author="Gende, Scott M" w:date="2026-07-17T09:16:00Z" w16du:dateUtc="2026-07-17T17:16:00Z">
        <w:r w:rsidR="00B65EA7">
          <w:t xml:space="preserve">conserving declining, </w:t>
        </w:r>
      </w:ins>
      <w:ins w:id="32" w:author="Gende, Scott M" w:date="2026-07-14T13:38:00Z" w16du:dateUtc="2026-07-14T21:38:00Z">
        <w:r w:rsidRPr="00F95777">
          <w:t>rare</w:t>
        </w:r>
      </w:ins>
      <w:ins w:id="33" w:author="Gende, Scott M" w:date="2026-07-17T09:16:00Z" w16du:dateUtc="2026-07-17T17:16:00Z">
        <w:r w:rsidR="00B65EA7">
          <w:t>,</w:t>
        </w:r>
      </w:ins>
      <w:ins w:id="34" w:author="Gende, Scott M" w:date="2026-07-14T13:38:00Z" w16du:dateUtc="2026-07-14T21:38:00Z">
        <w:r w:rsidRPr="00F95777">
          <w:t xml:space="preserve"> or endangered</w:t>
        </w:r>
      </w:ins>
      <w:ins w:id="35" w:author="Gende, Scott M" w:date="2026-07-14T14:12:00Z" w16du:dateUtc="2026-07-14T22:12:00Z">
        <w:r w:rsidR="00457E6D">
          <w:t xml:space="preserve"> </w:t>
        </w:r>
      </w:ins>
      <w:ins w:id="36" w:author="Gende, Scott M" w:date="2026-07-15T15:12:00Z" w16du:dateUtc="2026-07-15T23:12:00Z">
        <w:r w:rsidR="00143DF2">
          <w:t>species</w:t>
        </w:r>
      </w:ins>
      <w:ins w:id="37" w:author="Gende, Scott M" w:date="2026-07-17T09:17:00Z" w16du:dateUtc="2026-07-17T17:17:00Z">
        <w:r w:rsidR="00B65EA7">
          <w:t xml:space="preserve"> yet managers are increasingly </w:t>
        </w:r>
      </w:ins>
      <w:ins w:id="38" w:author="Gende, Scott M" w:date="2026-07-14T13:38:00Z" w16du:dateUtc="2026-07-14T21:38:00Z">
        <w:r w:rsidRPr="00F95777">
          <w:t>challenged by native species that have become locally overabundant</w:t>
        </w:r>
      </w:ins>
      <w:ins w:id="39" w:author="Gende, Scott M" w:date="2026-07-17T09:18:00Z" w16du:dateUtc="2026-07-17T17:18:00Z">
        <w:r w:rsidR="00B65EA7">
          <w:t>.  In these instances, defining conservation targets</w:t>
        </w:r>
      </w:ins>
      <w:ins w:id="40" w:author="Gende, Scott M" w:date="2026-07-17T09:19:00Z" w16du:dateUtc="2026-07-17T17:19:00Z">
        <w:r w:rsidR="00B65EA7">
          <w:t xml:space="preserve"> </w:t>
        </w:r>
      </w:ins>
      <w:ins w:id="41" w:author="Gende, Scott M" w:date="2026-09-15T15:26:00Z" w16du:dateUtc="2026-09-15T23:26:00Z">
        <w:r w:rsidR="00A31209">
          <w:t>in the for</w:t>
        </w:r>
      </w:ins>
      <w:ins w:id="42" w:author="Gende, Scott M" w:date="2026-09-15T15:29:00Z" w16du:dateUtc="2026-09-15T23:29:00Z">
        <w:r w:rsidR="00562711">
          <w:t>m</w:t>
        </w:r>
      </w:ins>
      <w:ins w:id="43" w:author="Gende, Scott M" w:date="2026-09-15T15:26:00Z" w16du:dateUtc="2026-09-15T23:26:00Z">
        <w:r w:rsidR="00A31209">
          <w:t xml:space="preserve"> of ‘natural abundance’ </w:t>
        </w:r>
      </w:ins>
      <w:ins w:id="44" w:author="Gende, Scott M" w:date="2026-07-17T09:19:00Z" w16du:dateUtc="2026-07-17T17:19:00Z">
        <w:r w:rsidR="00B65EA7">
          <w:t>represent</w:t>
        </w:r>
      </w:ins>
      <w:ins w:id="45" w:author="Gende, Scott M" w:date="2026-09-15T15:26:00Z" w16du:dateUtc="2026-09-15T23:26:00Z">
        <w:r w:rsidR="00A31209">
          <w:t>s</w:t>
        </w:r>
      </w:ins>
      <w:ins w:id="46" w:author="Gende, Scott M" w:date="2026-07-17T09:19:00Z" w16du:dateUtc="2026-07-17T17:19:00Z">
        <w:r w:rsidR="00B65EA7">
          <w:t xml:space="preserve"> </w:t>
        </w:r>
      </w:ins>
      <w:ins w:id="47" w:author="Gende, Scott M" w:date="2026-09-15T15:26:00Z" w16du:dateUtc="2026-09-15T23:26:00Z">
        <w:r w:rsidR="00A31209">
          <w:t xml:space="preserve">a possible </w:t>
        </w:r>
      </w:ins>
      <w:ins w:id="48" w:author="Gende, Scott M" w:date="2026-07-17T09:19:00Z" w16du:dateUtc="2026-07-17T17:19:00Z">
        <w:r w:rsidR="00B65EA7">
          <w:t xml:space="preserve">first step in </w:t>
        </w:r>
      </w:ins>
      <w:ins w:id="49" w:author="Gende, Scott M" w:date="2026-07-19T12:07:00Z" w16du:dateUtc="2026-07-19T20:07:00Z">
        <w:r w:rsidR="0033791D">
          <w:t xml:space="preserve">developing </w:t>
        </w:r>
      </w:ins>
      <w:ins w:id="50" w:author="Gende, Scott M" w:date="2026-07-17T09:19:00Z" w16du:dateUtc="2026-07-17T17:19:00Z">
        <w:r w:rsidR="00B65EA7">
          <w:t xml:space="preserve">successful </w:t>
        </w:r>
      </w:ins>
      <w:ins w:id="51" w:author="Gende, Scott M" w:date="2026-07-19T12:07:00Z" w16du:dateUtc="2026-07-19T20:07:00Z">
        <w:r w:rsidR="0033791D">
          <w:t xml:space="preserve">management </w:t>
        </w:r>
      </w:ins>
      <w:ins w:id="52" w:author="Gende, Scott M" w:date="2026-07-17T09:19:00Z" w16du:dateUtc="2026-07-17T17:19:00Z">
        <w:r w:rsidR="00B65EA7">
          <w:t xml:space="preserve">actions.  </w:t>
        </w:r>
      </w:ins>
      <w:ins w:id="53" w:author="Gende, Scott M" w:date="2026-07-14T14:22:00Z" w16du:dateUtc="2026-07-14T22:22:00Z">
        <w:r w:rsidR="00B9798D">
          <w:t xml:space="preserve">Here we address the issue of </w:t>
        </w:r>
      </w:ins>
      <w:ins w:id="54" w:author="Gende, Scott M" w:date="2026-07-17T09:19:00Z" w16du:dateUtc="2026-07-17T17:19:00Z">
        <w:r w:rsidR="00B65EA7">
          <w:t xml:space="preserve">naturally occurring </w:t>
        </w:r>
      </w:ins>
      <w:ins w:id="55" w:author="Gende, Scott M" w:date="2026-07-14T14:22:00Z" w16du:dateUtc="2026-07-14T22:22:00Z">
        <w:r w:rsidR="00B9798D">
          <w:t xml:space="preserve">pink salmon </w:t>
        </w:r>
      </w:ins>
      <w:ins w:id="56" w:author="Gende, Scott M" w:date="2026-07-17T09:21:00Z" w16du:dateUtc="2026-07-17T17:21:00Z">
        <w:r w:rsidR="00054BC7">
          <w:t xml:space="preserve">populations </w:t>
        </w:r>
      </w:ins>
      <w:ins w:id="57" w:author="Gende, Scott M" w:date="2026-07-14T14:22:00Z" w16du:dateUtc="2026-07-14T22:22:00Z">
        <w:r w:rsidR="00B9798D">
          <w:t xml:space="preserve">spawning in </w:t>
        </w:r>
      </w:ins>
      <w:ins w:id="58" w:author="Gende, Scott M" w:date="2026-07-17T09:20:00Z" w16du:dateUtc="2026-07-17T17:20:00Z">
        <w:r w:rsidR="00B65EA7">
          <w:t xml:space="preserve">the Indian River in </w:t>
        </w:r>
      </w:ins>
      <w:ins w:id="59" w:author="Gende, Scott M" w:date="2026-07-14T14:22:00Z" w16du:dateUtc="2026-07-14T22:22:00Z">
        <w:r w:rsidR="00B9798D">
          <w:t>Sitka National Historical park</w:t>
        </w:r>
      </w:ins>
      <w:ins w:id="60" w:author="Gende, Scott M" w:date="2026-09-15T15:27:00Z" w16du:dateUtc="2026-09-15T23:27:00Z">
        <w:r w:rsidR="00A31209">
          <w:t>.  Pink salmon</w:t>
        </w:r>
      </w:ins>
      <w:ins w:id="61" w:author="Gende, Scott M" w:date="2026-07-14T14:23:00Z" w16du:dateUtc="2026-07-14T22:23:00Z">
        <w:r w:rsidR="00B9798D">
          <w:t xml:space="preserve"> have</w:t>
        </w:r>
      </w:ins>
      <w:ins w:id="62" w:author="Gende, Scott M" w:date="2026-07-19T12:08:00Z" w16du:dateUtc="2026-07-19T20:08:00Z">
        <w:r w:rsidR="0033791D">
          <w:t xml:space="preserve"> dramatically increased </w:t>
        </w:r>
      </w:ins>
      <w:ins w:id="63" w:author="Gende, Scott M" w:date="2026-07-17T09:21:00Z" w16du:dateUtc="2026-07-17T17:21:00Z">
        <w:r w:rsidR="00054BC7">
          <w:t>in abundance over</w:t>
        </w:r>
      </w:ins>
      <w:ins w:id="64" w:author="Gende, Scott M" w:date="2026-07-17T09:22:00Z" w16du:dateUtc="2026-07-17T17:22:00Z">
        <w:r w:rsidR="00054BC7">
          <w:t xml:space="preserve"> the past several decades, likely due to </w:t>
        </w:r>
      </w:ins>
      <w:ins w:id="65" w:author="Gende, Scott M" w:date="2026-09-15T15:27:00Z" w16du:dateUtc="2026-09-15T23:27:00Z">
        <w:r w:rsidR="00A31209">
          <w:t xml:space="preserve">straying by returning fish from a </w:t>
        </w:r>
      </w:ins>
      <w:ins w:id="66" w:author="Gende, Scott M" w:date="2026-07-17T09:22:00Z" w16du:dateUtc="2026-07-17T17:22:00Z">
        <w:r w:rsidR="00054BC7">
          <w:t xml:space="preserve">nearby hatchery.  </w:t>
        </w:r>
      </w:ins>
      <w:ins w:id="67" w:author="Gende, Scott M" w:date="2026-07-19T12:09:00Z" w16du:dateUtc="2026-07-19T20:09:00Z">
        <w:r w:rsidR="0033791D">
          <w:t xml:space="preserve">Given the decades of likely supplementation, </w:t>
        </w:r>
      </w:ins>
      <w:ins w:id="68" w:author="Gende, Scott M" w:date="2026-07-17T09:22:00Z" w16du:dateUtc="2026-07-17T17:22:00Z">
        <w:r w:rsidR="00054BC7">
          <w:t>defining what constitutes a ‘natural’ abundance</w:t>
        </w:r>
      </w:ins>
      <w:ins w:id="69" w:author="Gende, Scott M" w:date="2026-07-19T12:10:00Z" w16du:dateUtc="2026-07-19T20:10:00Z">
        <w:r w:rsidR="0033791D">
          <w:t xml:space="preserve">, absent the hatchery influence, </w:t>
        </w:r>
      </w:ins>
      <w:ins w:id="70" w:author="Gende, Scott M" w:date="2026-07-19T12:11:00Z" w16du:dateUtc="2026-07-19T20:11:00Z">
        <w:r w:rsidR="0033791D">
          <w:t xml:space="preserve">is key </w:t>
        </w:r>
      </w:ins>
      <w:ins w:id="71" w:author="Gende, Scott M" w:date="2026-09-30T10:02:00Z" w16du:dateUtc="2026-09-30T18:02:00Z">
        <w:r w:rsidR="004F1DB8">
          <w:t xml:space="preserve">management goal.  </w:t>
        </w:r>
      </w:ins>
      <w:ins w:id="72" w:author="Gende, Scott M" w:date="2026-07-14T14:24:00Z" w16du:dateUtc="2026-07-14T22:24:00Z">
        <w:r w:rsidR="00B9798D">
          <w:t xml:space="preserve">We </w:t>
        </w:r>
      </w:ins>
      <w:ins w:id="73" w:author="Gende, Scott M" w:date="2026-07-15T15:23:00Z" w16du:dateUtc="2026-07-15T23:23:00Z">
        <w:r w:rsidR="00465C81">
          <w:t xml:space="preserve">sought to </w:t>
        </w:r>
      </w:ins>
      <w:ins w:id="74" w:author="Gende, Scott M" w:date="2026-07-15T15:24:00Z" w16du:dateUtc="2026-07-15T23:24:00Z">
        <w:r w:rsidR="00465C81">
          <w:t>define</w:t>
        </w:r>
      </w:ins>
      <w:ins w:id="75" w:author="Gende, Scott M" w:date="2026-07-14T14:22:00Z" w16du:dateUtc="2026-07-14T22:22:00Z">
        <w:r w:rsidR="00B9798D">
          <w:t xml:space="preserve"> a management target</w:t>
        </w:r>
      </w:ins>
      <w:ins w:id="76" w:author="Gende, Scott M" w:date="2026-07-17T09:50:00Z" w16du:dateUtc="2026-07-17T17:50:00Z">
        <w:r w:rsidR="002458C8">
          <w:t xml:space="preserve"> </w:t>
        </w:r>
      </w:ins>
      <w:ins w:id="77" w:author="Gende, Scott M" w:date="2026-07-15T15:17:00Z" w16du:dateUtc="2026-07-15T23:17:00Z">
        <w:r w:rsidR="00143DF2">
          <w:t xml:space="preserve">by </w:t>
        </w:r>
      </w:ins>
      <w:ins w:id="78" w:author="Gende, Scott M" w:date="2026-07-15T15:24:00Z" w16du:dateUtc="2026-07-15T23:24:00Z">
        <w:r w:rsidR="00465C81">
          <w:t xml:space="preserve">comparing trends </w:t>
        </w:r>
      </w:ins>
      <w:ins w:id="79" w:author="Gende, Scott M" w:date="2026-07-17T09:23:00Z" w16du:dateUtc="2026-07-17T17:23:00Z">
        <w:r w:rsidR="00054BC7">
          <w:t xml:space="preserve">of salmon </w:t>
        </w:r>
      </w:ins>
      <w:ins w:id="80" w:author="Gende, Scott M" w:date="2026-07-15T15:24:00Z" w16du:dateUtc="2026-07-15T23:24:00Z">
        <w:r w:rsidR="00465C81">
          <w:t xml:space="preserve">in the park with </w:t>
        </w:r>
      </w:ins>
      <w:ins w:id="81" w:author="Gende, Scott M" w:date="2026-07-15T15:18:00Z" w16du:dateUtc="2026-07-15T23:18:00Z">
        <w:r w:rsidR="00143DF2">
          <w:t xml:space="preserve">wider regional trends.  </w:t>
        </w:r>
      </w:ins>
      <w:del w:id="82" w:author="Gende, Scott M" w:date="2026-07-14T13:39:00Z" w16du:dateUtc="2026-07-14T21:39:00Z">
        <w:r w:rsidR="009845B1" w:rsidDel="00F95777">
          <w:delText>Hyperabundance</w:delText>
        </w:r>
        <w:r w:rsidR="009845B1" w:rsidRPr="00250E10" w:rsidDel="00F95777">
          <w:delText xml:space="preserve"> of </w:delText>
        </w:r>
        <w:r w:rsidR="009845B1" w:rsidDel="00F95777">
          <w:delText>native</w:delText>
        </w:r>
        <w:r w:rsidR="009845B1" w:rsidRPr="00250E10" w:rsidDel="00F95777">
          <w:delText xml:space="preserve"> species within their nat</w:delText>
        </w:r>
        <w:r w:rsidR="009845B1" w:rsidDel="00F95777">
          <w:delText>ural</w:delText>
        </w:r>
        <w:r w:rsidR="009845B1" w:rsidRPr="00250E10" w:rsidDel="00F95777">
          <w:delText xml:space="preserve"> ran</w:delText>
        </w:r>
        <w:r w:rsidR="009845B1" w:rsidDel="00F95777">
          <w:delText>g</w:delText>
        </w:r>
        <w:r w:rsidR="009845B1" w:rsidRPr="00250E10" w:rsidDel="00F95777">
          <w:delText xml:space="preserve">e can pose </w:delText>
        </w:r>
        <w:r w:rsidR="0021501F" w:rsidDel="00F95777">
          <w:delText xml:space="preserve">challenges for </w:delText>
        </w:r>
        <w:r w:rsidR="009845B1" w:rsidRPr="00250E10" w:rsidDel="00F95777">
          <w:delText xml:space="preserve">management. Whether due to direct human influence on their environments </w:delText>
        </w:r>
        <w:r w:rsidR="009845B1" w:rsidDel="00F95777">
          <w:delText xml:space="preserve">or </w:delText>
        </w:r>
        <w:r w:rsidR="009845B1" w:rsidRPr="00250E10" w:rsidDel="00F95777">
          <w:lastRenderedPageBreak/>
          <w:delText xml:space="preserve">indirect influence </w:delText>
        </w:r>
        <w:r w:rsidR="0021501F" w:rsidDel="00F95777">
          <w:delText>through</w:delText>
        </w:r>
        <w:r w:rsidR="009845B1" w:rsidDel="00F95777">
          <w:delText xml:space="preserve"> </w:delText>
        </w:r>
        <w:r w:rsidR="009845B1" w:rsidRPr="00250E10" w:rsidDel="00F95777">
          <w:delText xml:space="preserve">shifting climate regimes, </w:delText>
        </w:r>
        <w:r w:rsidR="009845B1" w:rsidDel="00F95777">
          <w:delText>hyperabundance</w:delText>
        </w:r>
        <w:r w:rsidR="009845B1" w:rsidRPr="00250E10" w:rsidDel="00F95777">
          <w:delText xml:space="preserve"> of native species can be as perilous to an ecosystem as incursion from an invasive species.</w:delText>
        </w:r>
      </w:del>
      <w:del w:id="83" w:author="Gende, Scott M" w:date="2026-07-14T14:31:00Z" w16du:dateUtc="2026-07-14T22:31:00Z">
        <w:r w:rsidR="009845B1" w:rsidRPr="00250E10" w:rsidDel="006264FC">
          <w:delText xml:space="preserve"> This study examines the case of </w:delText>
        </w:r>
        <w:r w:rsidR="009845B1" w:rsidDel="006264FC">
          <w:delText>p</w:delText>
        </w:r>
        <w:r w:rsidR="009845B1" w:rsidRPr="00250E10" w:rsidDel="006264FC">
          <w:delText>ink</w:delText>
        </w:r>
        <w:r w:rsidR="009845B1" w:rsidDel="006264FC">
          <w:delText xml:space="preserve"> s</w:delText>
        </w:r>
        <w:r w:rsidR="009845B1" w:rsidRPr="00250E10" w:rsidDel="006264FC">
          <w:delText>almon</w:delText>
        </w:r>
        <w:r w:rsidR="000575C0" w:rsidDel="006264FC">
          <w:delText xml:space="preserve"> (</w:delText>
        </w:r>
        <w:r w:rsidR="000575C0" w:rsidRPr="00A017CB" w:rsidDel="006264FC">
          <w:rPr>
            <w:i/>
            <w:iCs/>
          </w:rPr>
          <w:delText>Oncorhynchus</w:delText>
        </w:r>
        <w:r w:rsidR="000575C0" w:rsidRPr="00A017CB" w:rsidDel="006264FC">
          <w:rPr>
            <w:rFonts w:cstheme="minorHAnsi"/>
            <w:i/>
            <w:iCs/>
            <w:color w:val="202122"/>
            <w:shd w:val="clear" w:color="auto" w:fill="FFFFFF"/>
          </w:rPr>
          <w:delText xml:space="preserve"> gorbuscha</w:delText>
        </w:r>
        <w:r w:rsidR="000575C0" w:rsidDel="006264FC">
          <w:delText>)</w:delText>
        </w:r>
        <w:r w:rsidR="009845B1" w:rsidRPr="00250E10" w:rsidDel="006264FC">
          <w:delText xml:space="preserve"> in Sitka National Historical Park’s Indian River. </w:delText>
        </w:r>
      </w:del>
      <w:del w:id="84" w:author="Gende, Scott M" w:date="2026-07-14T14:32:00Z" w16du:dateUtc="2026-07-14T22:32:00Z">
        <w:r w:rsidR="009845B1" w:rsidRPr="00250E10" w:rsidDel="006264FC">
          <w:delText>Though native to the river,</w:delText>
        </w:r>
        <w:r w:rsidR="000575C0" w:rsidDel="006264FC">
          <w:delText xml:space="preserve"> </w:delText>
        </w:r>
        <w:r w:rsidR="009845B1" w:rsidDel="006264FC">
          <w:delText>pink salmon</w:delText>
        </w:r>
        <w:r w:rsidR="009845B1" w:rsidRPr="00250E10" w:rsidDel="006264FC">
          <w:delText xml:space="preserve"> </w:delText>
        </w:r>
        <w:r w:rsidR="000575C0" w:rsidDel="006264FC">
          <w:delText xml:space="preserve">have seen </w:delText>
        </w:r>
        <w:r w:rsidR="0021501F" w:rsidDel="006264FC">
          <w:delText xml:space="preserve">exponentially increasing </w:delText>
        </w:r>
        <w:r w:rsidR="000575C0" w:rsidDel="006264FC">
          <w:delText>number</w:delText>
        </w:r>
        <w:r w:rsidR="00F21CB7" w:rsidDel="006264FC">
          <w:delText>s</w:delText>
        </w:r>
        <w:r w:rsidR="000575C0" w:rsidDel="006264FC">
          <w:delText xml:space="preserve"> of fish </w:delText>
        </w:r>
        <w:r w:rsidR="009845B1" w:rsidRPr="00250E10" w:rsidDel="006264FC">
          <w:delText xml:space="preserve">returning </w:delText>
        </w:r>
        <w:r w:rsidR="009845B1" w:rsidDel="006264FC">
          <w:delText xml:space="preserve">to spawn </w:delText>
        </w:r>
        <w:r w:rsidR="009845B1" w:rsidRPr="00250E10" w:rsidDel="006264FC">
          <w:delText xml:space="preserve">in </w:delText>
        </w:r>
        <w:r w:rsidR="009845B1" w:rsidDel="006264FC">
          <w:delText>late summer</w:delText>
        </w:r>
        <w:r w:rsidR="009845B1" w:rsidRPr="00250E10" w:rsidDel="006264FC">
          <w:delText xml:space="preserve"> in recent decades</w:delText>
        </w:r>
        <w:r w:rsidR="0021501F" w:rsidDel="006264FC">
          <w:delText xml:space="preserve"> on the biennial (i.e., odd and even numbered year) cycles characteristic of the species</w:delText>
        </w:r>
        <w:r w:rsidR="000575C0" w:rsidDel="006264FC">
          <w:delText>. These potentially hyperabundant runs create the risk</w:delText>
        </w:r>
        <w:r w:rsidR="000575C0" w:rsidRPr="000575C0" w:rsidDel="006264FC">
          <w:delText xml:space="preserve"> </w:delText>
        </w:r>
        <w:r w:rsidR="000575C0" w:rsidDel="006264FC">
          <w:delText>of hypoxia events</w:delText>
        </w:r>
        <w:r w:rsidR="009845B1" w:rsidRPr="00250E10" w:rsidDel="006264FC">
          <w:delText xml:space="preserve">, putting fish </w:delText>
        </w:r>
        <w:r w:rsidR="000575C0" w:rsidDel="006264FC">
          <w:delText xml:space="preserve">and other resident </w:delText>
        </w:r>
        <w:r w:rsidR="009845B1" w:rsidRPr="00250E10" w:rsidDel="006264FC">
          <w:delText>species</w:delText>
        </w:r>
        <w:r w:rsidR="009845B1" w:rsidDel="006264FC">
          <w:delText xml:space="preserve"> reliant on the river </w:delText>
        </w:r>
        <w:r w:rsidR="009845B1" w:rsidRPr="00250E10" w:rsidDel="006264FC">
          <w:delText>at risk</w:delText>
        </w:r>
        <w:r w:rsidR="00E458B3" w:rsidDel="006264FC">
          <w:delText>. T</w:delText>
        </w:r>
        <w:r w:rsidR="00E458B3" w:rsidRPr="00250E10" w:rsidDel="006264FC">
          <w:delText xml:space="preserve">he </w:delText>
        </w:r>
        <w:r w:rsidR="00E458B3" w:rsidDel="006264FC">
          <w:delText xml:space="preserve">U.S. </w:delText>
        </w:r>
        <w:r w:rsidR="00E458B3" w:rsidRPr="00250E10" w:rsidDel="006264FC">
          <w:delText xml:space="preserve">National Park Service mandates the maintenance of </w:delText>
        </w:r>
        <w:r w:rsidR="00E458B3" w:rsidDel="006264FC">
          <w:delText xml:space="preserve">population densities </w:delText>
        </w:r>
        <w:r w:rsidR="00E458B3" w:rsidRPr="00250E10" w:rsidDel="006264FC">
          <w:delText xml:space="preserve">such as they would occur </w:delText>
        </w:r>
        <w:r w:rsidR="00E458B3" w:rsidDel="006264FC">
          <w:delText>within a</w:delText>
        </w:r>
      </w:del>
      <w:del w:id="85" w:author="Gende, Scott M" w:date="2026-07-15T15:18:00Z" w16du:dateUtc="2026-07-15T23:18:00Z">
        <w:r w:rsidR="00E458B3" w:rsidDel="00143DF2">
          <w:delText xml:space="preserve"> </w:delText>
        </w:r>
        <w:r w:rsidR="00E458B3" w:rsidRPr="00250E10" w:rsidDel="00143DF2">
          <w:delText>“</w:delText>
        </w:r>
        <w:r w:rsidR="00E458B3" w:rsidDel="00143DF2">
          <w:delText>natural range of variation,</w:delText>
        </w:r>
        <w:r w:rsidR="00E458B3" w:rsidRPr="00250E10" w:rsidDel="00143DF2">
          <w:delText>”</w:delText>
        </w:r>
        <w:r w:rsidR="000575C0" w:rsidDel="00143DF2">
          <w:delText xml:space="preserve"> </w:delText>
        </w:r>
      </w:del>
      <w:del w:id="86" w:author="Gende, Scott M" w:date="2026-07-14T14:32:00Z" w16du:dateUtc="2026-07-14T22:32:00Z">
        <w:r w:rsidR="00E458B3" w:rsidDel="006264FC">
          <w:delText>meaning the potential hyperabundance of pink salmon may</w:delText>
        </w:r>
        <w:r w:rsidR="000575C0" w:rsidDel="006264FC">
          <w:delText xml:space="preserve"> prompt the need for management action</w:delText>
        </w:r>
        <w:r w:rsidR="009845B1" w:rsidRPr="00250E10" w:rsidDel="006264FC">
          <w:delText xml:space="preserve">. </w:delText>
        </w:r>
        <w:r w:rsidR="009845B1" w:rsidDel="006264FC">
          <w:delText>A</w:delText>
        </w:r>
        <w:r w:rsidR="009845B1" w:rsidRPr="00250E10" w:rsidDel="006264FC">
          <w:delText xml:space="preserve"> nearby hatchery, which releases 3 million </w:delText>
        </w:r>
        <w:r w:rsidR="009845B1" w:rsidDel="006264FC">
          <w:delText>pink salmon</w:delText>
        </w:r>
        <w:r w:rsidR="009845B1" w:rsidRPr="00250E10" w:rsidDel="006264FC">
          <w:delText xml:space="preserve"> fry each year</w:delText>
        </w:r>
        <w:r w:rsidR="009845B1" w:rsidDel="006264FC">
          <w:delText>, may be</w:delText>
        </w:r>
        <w:r w:rsidR="009845B1" w:rsidRPr="00250E10" w:rsidDel="006264FC">
          <w:delText xml:space="preserve"> contributing to the abundance of </w:delText>
        </w:r>
        <w:r w:rsidR="009845B1" w:rsidDel="006264FC">
          <w:delText>pink salmon</w:delText>
        </w:r>
        <w:r w:rsidR="009845B1" w:rsidRPr="00250E10" w:rsidDel="006264FC">
          <w:delText xml:space="preserve"> </w:delText>
        </w:r>
        <w:r w:rsidR="009845B1" w:rsidDel="006264FC">
          <w:delText>in</w:delText>
        </w:r>
        <w:r w:rsidR="009845B1" w:rsidRPr="00250E10" w:rsidDel="006264FC">
          <w:delText xml:space="preserve"> Indian River</w:delText>
        </w:r>
      </w:del>
      <w:del w:id="87" w:author="Gende, Scott M" w:date="2026-07-15T15:18:00Z" w16du:dateUtc="2026-07-15T23:18:00Z">
        <w:r w:rsidR="009845B1" w:rsidRPr="00250E10" w:rsidDel="00143DF2">
          <w:delText xml:space="preserve">. </w:delText>
        </w:r>
        <w:r w:rsidR="009845B1" w:rsidDel="00143DF2">
          <w:delText xml:space="preserve">Using pink salmon escapement data </w:delText>
        </w:r>
      </w:del>
      <w:del w:id="88" w:author="Gende, Scott M" w:date="2026-07-14T14:33:00Z" w16du:dateUtc="2026-07-14T22:33:00Z">
        <w:r w:rsidR="009845B1" w:rsidRPr="00250E10" w:rsidDel="006264FC">
          <w:delText xml:space="preserve">collected by the Alaska Department of Fish </w:delText>
        </w:r>
        <w:r w:rsidR="009845B1" w:rsidDel="006264FC">
          <w:delText>and</w:delText>
        </w:r>
        <w:r w:rsidR="009845B1" w:rsidRPr="00250E10" w:rsidDel="006264FC">
          <w:delText xml:space="preserve"> Game</w:delText>
        </w:r>
        <w:r w:rsidR="009845B1" w:rsidDel="006264FC">
          <w:delText>,</w:delText>
        </w:r>
        <w:r w:rsidR="009845B1" w:rsidRPr="00250E10" w:rsidDel="006264FC">
          <w:delText xml:space="preserve"> </w:delText>
        </w:r>
        <w:r w:rsidR="009845B1" w:rsidDel="006264FC">
          <w:delText>t</w:delText>
        </w:r>
        <w:r w:rsidR="009845B1" w:rsidRPr="00250E10" w:rsidDel="006264FC">
          <w:delText>his study determine</w:delText>
        </w:r>
        <w:r w:rsidR="0021501F" w:rsidDel="006264FC">
          <w:delText>d</w:delText>
        </w:r>
        <w:r w:rsidR="009845B1" w:rsidRPr="00250E10" w:rsidDel="006264FC">
          <w:delText xml:space="preserve"> whether the increased numbers of </w:delText>
        </w:r>
        <w:r w:rsidR="009845B1" w:rsidDel="006264FC">
          <w:delText>pink salmon</w:delText>
        </w:r>
        <w:r w:rsidR="009845B1" w:rsidRPr="00250E10" w:rsidDel="006264FC">
          <w:delText xml:space="preserve"> observed at Indian River are </w:delText>
        </w:r>
      </w:del>
      <w:del w:id="89" w:author="Gende, Scott M" w:date="2026-07-15T15:18:00Z" w16du:dateUtc="2026-07-15T23:18:00Z">
        <w:r w:rsidR="009845B1" w:rsidDel="00143DF2">
          <w:delText>typical</w:delText>
        </w:r>
        <w:r w:rsidR="009845B1" w:rsidRPr="00250E10" w:rsidDel="00143DF2">
          <w:delText xml:space="preserve"> of trends in the wider region</w:delText>
        </w:r>
        <w:r w:rsidR="00E458B3" w:rsidDel="00143DF2">
          <w:delText xml:space="preserve"> </w:delText>
        </w:r>
      </w:del>
      <w:del w:id="90" w:author="Gende, Scott M" w:date="2026-07-14T14:34:00Z" w16du:dateUtc="2026-07-14T22:34:00Z">
        <w:r w:rsidR="00E458B3" w:rsidDel="006264FC">
          <w:delText xml:space="preserve">(i.e., </w:delText>
        </w:r>
        <w:r w:rsidR="0021501F" w:rsidDel="006264FC">
          <w:delText>the</w:delText>
        </w:r>
        <w:r w:rsidR="00E458B3" w:rsidDel="006264FC">
          <w:delText xml:space="preserve"> natural range of variation)</w:delText>
        </w:r>
        <w:r w:rsidR="009845B1" w:rsidDel="006264FC">
          <w:delText xml:space="preserve">, or whether hatchery operations may be </w:delText>
        </w:r>
        <w:r w:rsidR="0021501F" w:rsidDel="006264FC">
          <w:delText>contributing to or causing</w:delText>
        </w:r>
        <w:r w:rsidR="009845B1" w:rsidDel="006264FC">
          <w:delText xml:space="preserve"> the </w:delText>
        </w:r>
        <w:r w:rsidR="0021501F" w:rsidDel="006264FC">
          <w:delText xml:space="preserve">recent </w:delText>
        </w:r>
        <w:r w:rsidR="009845B1" w:rsidDel="006264FC">
          <w:delText>hyperabundan</w:delText>
        </w:r>
        <w:r w:rsidR="0021501F" w:rsidDel="006264FC">
          <w:delText>ce</w:delText>
        </w:r>
      </w:del>
      <w:r w:rsidR="009845B1" w:rsidRPr="00250E10">
        <w:t>.</w:t>
      </w:r>
      <w:r w:rsidR="000575C0">
        <w:t xml:space="preserve"> </w:t>
      </w:r>
      <w:ins w:id="91" w:author="Gende, Scott M" w:date="2026-07-17T09:24:00Z" w16du:dateUtc="2026-07-17T17:24:00Z">
        <w:r w:rsidR="00054BC7">
          <w:t xml:space="preserve"> Results from our state-space models demonstrated that deviation </w:t>
        </w:r>
        <w:r w:rsidR="00F52192">
          <w:t xml:space="preserve">from regional </w:t>
        </w:r>
      </w:ins>
      <w:ins w:id="92" w:author="Gende, Scott M" w:date="2026-09-15T15:24:00Z" w16du:dateUtc="2026-09-15T23:24:00Z">
        <w:r w:rsidR="00A31209">
          <w:t xml:space="preserve">trends were </w:t>
        </w:r>
      </w:ins>
      <w:ins w:id="93" w:author="Gende, Scott M" w:date="2026-07-17T09:50:00Z" w16du:dateUtc="2026-07-17T17:50:00Z">
        <w:r w:rsidR="002458C8">
          <w:t>year-specific.  O</w:t>
        </w:r>
      </w:ins>
      <w:del w:id="94" w:author="Gende, Scott M" w:date="2026-07-17T09:23:00Z" w16du:dateUtc="2026-07-17T17:23:00Z">
        <w:r w:rsidR="0021501F" w:rsidDel="00054BC7">
          <w:delText>S</w:delText>
        </w:r>
      </w:del>
      <w:del w:id="95" w:author="Gende, Scott M" w:date="2026-07-17T09:50:00Z" w16du:dateUtc="2026-07-17T17:50:00Z">
        <w:r w:rsidR="00F21CB7" w:rsidDel="002458C8">
          <w:delText>tate-</w:delText>
        </w:r>
        <w:r w:rsidR="000575C0" w:rsidDel="002458C8">
          <w:delText xml:space="preserve">space models </w:delText>
        </w:r>
        <w:r w:rsidR="0021501F" w:rsidDel="002458C8">
          <w:delText>indicated</w:delText>
        </w:r>
        <w:r w:rsidR="000575C0" w:rsidDel="002458C8">
          <w:delText xml:space="preserve"> that o</w:delText>
        </w:r>
      </w:del>
      <w:r w:rsidR="000575C0">
        <w:t xml:space="preserve">dd-year runs of pink salmon </w:t>
      </w:r>
      <w:ins w:id="96" w:author="Gende, Scott M" w:date="2026-07-17T09:23:00Z" w16du:dateUtc="2026-07-17T17:23:00Z">
        <w:r w:rsidR="00054BC7">
          <w:t>in the</w:t>
        </w:r>
      </w:ins>
      <w:del w:id="97" w:author="Gende, Scott M" w:date="2026-07-17T09:23:00Z" w16du:dateUtc="2026-07-17T17:23:00Z">
        <w:r w:rsidR="000575C0" w:rsidDel="00054BC7">
          <w:delText>at</w:delText>
        </w:r>
      </w:del>
      <w:r w:rsidR="000575C0">
        <w:t xml:space="preserve"> Indian River diverge</w:t>
      </w:r>
      <w:r w:rsidR="0021501F">
        <w:t>d</w:t>
      </w:r>
      <w:r w:rsidR="000575C0">
        <w:t xml:space="preserve"> significantly from regional expectations</w:t>
      </w:r>
      <w:del w:id="98" w:author="Gende, Scott M" w:date="2026-07-14T14:35:00Z" w16du:dateUtc="2026-07-14T22:35:00Z">
        <w:r w:rsidR="000575C0" w:rsidDel="006264FC">
          <w:delText>, although conclusive evidence that this divergence is driven by hatchery releases is not clear</w:delText>
        </w:r>
      </w:del>
      <w:ins w:id="99" w:author="Gende, Scott M" w:date="2026-07-17T09:50:00Z" w16du:dateUtc="2026-07-17T17:50:00Z">
        <w:r w:rsidR="002458C8">
          <w:t xml:space="preserve"> while</w:t>
        </w:r>
      </w:ins>
      <w:del w:id="100" w:author="Gende, Scott M" w:date="2026-07-17T09:50:00Z" w16du:dateUtc="2026-07-17T17:50:00Z">
        <w:r w:rsidR="000575C0" w:rsidDel="002458C8">
          <w:delText xml:space="preserve">. </w:delText>
        </w:r>
        <w:r w:rsidR="00E458B3" w:rsidDel="002458C8">
          <w:delText>Even</w:delText>
        </w:r>
      </w:del>
      <w:ins w:id="101" w:author="Gende, Scott M" w:date="2026-07-17T09:50:00Z" w16du:dateUtc="2026-07-17T17:50:00Z">
        <w:r w:rsidR="002458C8">
          <w:t>even</w:t>
        </w:r>
      </w:ins>
      <w:r w:rsidR="00E458B3">
        <w:t xml:space="preserve">-year runs </w:t>
      </w:r>
      <w:del w:id="102" w:author="Gende, Scott M" w:date="2026-07-17T09:51:00Z" w16du:dateUtc="2026-07-17T17:51:00Z">
        <w:r w:rsidR="00E458B3" w:rsidDel="002458C8">
          <w:delText>d</w:delText>
        </w:r>
        <w:r w:rsidR="0021501F" w:rsidDel="002458C8">
          <w:delText>id</w:delText>
        </w:r>
        <w:r w:rsidR="00E458B3" w:rsidDel="002458C8">
          <w:delText xml:space="preserve"> not display the same divergence in </w:delText>
        </w:r>
        <w:r w:rsidR="0021501F" w:rsidDel="002458C8">
          <w:delText>abundance</w:delText>
        </w:r>
        <w:r w:rsidR="00E458B3" w:rsidDel="002458C8">
          <w:delText xml:space="preserve"> and </w:delText>
        </w:r>
      </w:del>
      <w:r w:rsidR="0021501F">
        <w:t>were consistent</w:t>
      </w:r>
      <w:r w:rsidR="00E458B3">
        <w:t xml:space="preserve"> </w:t>
      </w:r>
      <w:del w:id="103" w:author="Gende, Scott M" w:date="2026-07-17T09:51:00Z" w16du:dateUtc="2026-07-17T17:51:00Z">
        <w:r w:rsidR="00E458B3" w:rsidDel="002458C8">
          <w:delText>with</w:delText>
        </w:r>
      </w:del>
      <w:ins w:id="104" w:author="Gende, Scott M" w:date="2026-07-17T09:51:00Z" w16du:dateUtc="2026-07-17T17:51:00Z">
        <w:r w:rsidR="002458C8">
          <w:t>region</w:t>
        </w:r>
      </w:ins>
      <w:ins w:id="105" w:author="Gende, Scott M" w:date="2026-07-17T09:53:00Z" w16du:dateUtc="2026-07-17T17:53:00Z">
        <w:r w:rsidR="002458C8">
          <w:t>al trends.  HOW MUCH REDUCTION</w:t>
        </w:r>
      </w:ins>
      <w:ins w:id="106" w:author="Gende, Scott M" w:date="2026-09-15T15:28:00Z" w16du:dateUtc="2026-09-15T23:28:00Z">
        <w:r w:rsidR="00562711">
          <w:t>?  EFFECT SIZ</w:t>
        </w:r>
      </w:ins>
      <w:ins w:id="107" w:author="Gende, Scott M" w:date="2026-09-15T15:29:00Z" w16du:dateUtc="2026-09-15T23:29:00Z">
        <w:r w:rsidR="00562711">
          <w:t>E?</w:t>
        </w:r>
      </w:ins>
      <w:ins w:id="108" w:author="Gende, Scott M" w:date="2026-07-17T09:53:00Z" w16du:dateUtc="2026-07-17T17:53:00Z">
        <w:r w:rsidR="002458C8">
          <w:t xml:space="preserve"> WHAT WOULD BE THE TARGET?</w:t>
        </w:r>
      </w:ins>
      <w:del w:id="109" w:author="Gende, Scott M" w:date="2026-07-17T09:51:00Z" w16du:dateUtc="2026-07-17T17:51:00Z">
        <w:r w:rsidR="00E458B3" w:rsidDel="002458C8">
          <w:delText xml:space="preserve"> pink salmon abundances elsewhere in the </w:delText>
        </w:r>
      </w:del>
      <w:del w:id="110" w:author="Gende, Scott M" w:date="2026-07-17T09:53:00Z" w16du:dateUtc="2026-07-17T17:53:00Z">
        <w:r w:rsidR="00E458B3" w:rsidDel="002458C8">
          <w:delText xml:space="preserve">region. </w:delText>
        </w:r>
      </w:del>
      <w:ins w:id="111" w:author="Gende, Scott M" w:date="2026-07-14T14:35:00Z" w16du:dateUtc="2026-07-14T22:35:00Z">
        <w:r w:rsidR="006264FC">
          <w:t xml:space="preserve"> CLOSING STATEMENT:  SO WHAT</w:t>
        </w:r>
      </w:ins>
      <w:r w:rsidR="00E458B3">
        <w:t xml:space="preserve"> </w:t>
      </w:r>
      <w:ins w:id="112" w:author="Gende, Scott M" w:date="2026-07-17T09:54:00Z" w16du:dateUtc="2026-07-17T17:54:00Z">
        <w:r w:rsidR="002458C8">
          <w:t>INCLUDING BROADER IMPLICATIONS</w:t>
        </w:r>
      </w:ins>
      <w:del w:id="113" w:author="Gende, Scott M" w:date="2026-07-17T09:54:00Z" w16du:dateUtc="2026-07-17T17:54:00Z">
        <w:r w:rsidR="00E458B3" w:rsidDel="002458C8">
          <w:delText xml:space="preserve"> </w:delText>
        </w:r>
      </w:del>
      <w:r w:rsidR="009845B1">
        <w:br w:type="page"/>
      </w:r>
    </w:p>
    <w:p w14:paraId="6233FBF4" w14:textId="77777777" w:rsidR="00FC6E80" w:rsidRPr="00B66BBC" w:rsidRDefault="00FC6E80" w:rsidP="00FC6E80">
      <w:pPr>
        <w:spacing w:after="0" w:line="480" w:lineRule="auto"/>
        <w:rPr>
          <w:b/>
          <w:bCs/>
          <w:u w:val="single"/>
        </w:rPr>
      </w:pPr>
      <w:r w:rsidRPr="00B66BBC">
        <w:rPr>
          <w:b/>
          <w:bCs/>
          <w:u w:val="single"/>
        </w:rPr>
        <w:lastRenderedPageBreak/>
        <w:t xml:space="preserve">Introduction </w:t>
      </w:r>
    </w:p>
    <w:p w14:paraId="7770F96E" w14:textId="26F6F84C" w:rsidR="00CF1699" w:rsidRDefault="00FC6E80" w:rsidP="00FC6E80">
      <w:pPr>
        <w:spacing w:after="0" w:line="480" w:lineRule="auto"/>
        <w:ind w:firstLine="720"/>
        <w:rPr>
          <w:ins w:id="114" w:author="Gende, Scott M" w:date="2026-07-17T09:55:00Z" w16du:dateUtc="2026-07-17T17:55:00Z"/>
        </w:rPr>
      </w:pPr>
      <w:r>
        <w:t xml:space="preserve">Conservation issues </w:t>
      </w:r>
      <w:del w:id="115" w:author="Gende, Scott M" w:date="2026-07-17T09:54:00Z" w16du:dateUtc="2026-07-17T17:54:00Z">
        <w:r w:rsidDel="002458C8">
          <w:delText xml:space="preserve">related to individual species </w:delText>
        </w:r>
      </w:del>
      <w:r>
        <w:t xml:space="preserve">are </w:t>
      </w:r>
      <w:ins w:id="116" w:author="Gende, Scott M" w:date="2026-07-17T09:54:00Z" w16du:dateUtc="2026-07-17T17:54:00Z">
        <w:r w:rsidR="002458C8">
          <w:t xml:space="preserve">derived from </w:t>
        </w:r>
      </w:ins>
      <w:del w:id="117" w:author="Gende, Scott M" w:date="2026-07-17T09:54:00Z" w16du:dateUtc="2026-07-17T17:54:00Z">
        <w:r w:rsidDel="002458C8">
          <w:delText xml:space="preserve">often the result of </w:delText>
        </w:r>
      </w:del>
      <w:r>
        <w:t>the scarcity of native plant or animal species</w:t>
      </w:r>
      <w:ins w:id="118" w:author="Gende, Scott M" w:date="2026-07-17T09:54:00Z" w16du:dateUtc="2026-07-17T17:54:00Z">
        <w:r w:rsidR="002458C8">
          <w:t>,</w:t>
        </w:r>
      </w:ins>
      <w:r>
        <w:t xml:space="preserve"> or the abundance of non-native (exotic, invasive) species (</w:t>
      </w:r>
      <w:commentRangeStart w:id="119"/>
      <w:r>
        <w:t>Ellison et al. 2005, Gallardo et al. 2015, Jeschke et al. 2014</w:t>
      </w:r>
      <w:commentRangeEnd w:id="119"/>
      <w:r w:rsidR="00465C81">
        <w:rPr>
          <w:rStyle w:val="CommentReference"/>
          <w:sz w:val="24"/>
          <w:szCs w:val="24"/>
        </w:rPr>
        <w:commentReference w:id="119"/>
      </w:r>
      <w:r>
        <w:t xml:space="preserve">). </w:t>
      </w:r>
      <w:ins w:id="120" w:author="Gende, Scott M" w:date="2026-07-17T09:56:00Z" w16du:dateUtc="2026-07-17T17:56:00Z">
        <w:r w:rsidR="00CF1699">
          <w:t xml:space="preserve"> In these instances, the management target can often be described as ‘more</w:t>
        </w:r>
      </w:ins>
      <w:ins w:id="121" w:author="Gende, Scott M" w:date="2026-07-17T09:57:00Z" w16du:dateUtc="2026-07-17T17:57:00Z">
        <w:r w:rsidR="00CF1699">
          <w:t xml:space="preserve"> is better’ with increasing trends, or at least slowing declines, constituting management success </w:t>
        </w:r>
      </w:ins>
      <w:ins w:id="122" w:author="Gende, Scott M" w:date="2026-07-17T09:58:00Z" w16du:dateUtc="2026-07-17T17:58:00Z">
        <w:r w:rsidR="00CF1699">
          <w:t xml:space="preserve">(REFs).  </w:t>
        </w:r>
      </w:ins>
      <w:ins w:id="123" w:author="Gende, Scott M" w:date="2026-07-17T09:56:00Z" w16du:dateUtc="2026-07-17T17:56:00Z">
        <w:r w:rsidR="00CF1699">
          <w:t xml:space="preserve">  </w:t>
        </w:r>
      </w:ins>
    </w:p>
    <w:p w14:paraId="7F55B87F" w14:textId="4FBBEC9C" w:rsidR="00FC6E80" w:rsidRDefault="00FC6E80" w:rsidP="00FC6E80">
      <w:pPr>
        <w:spacing w:after="0" w:line="480" w:lineRule="auto"/>
        <w:ind w:firstLine="720"/>
      </w:pPr>
      <w:r>
        <w:t xml:space="preserve">However, ecosystems can also be </w:t>
      </w:r>
      <w:ins w:id="124" w:author="Gende, Scott M" w:date="2026-07-14T14:36:00Z" w16du:dateUtc="2026-07-14T22:36:00Z">
        <w:r w:rsidR="006264FC">
          <w:t xml:space="preserve">adversely impacted </w:t>
        </w:r>
      </w:ins>
      <w:del w:id="125" w:author="Gende, Scott M" w:date="2026-07-14T14:36:00Z" w16du:dateUtc="2026-07-14T22:36:00Z">
        <w:r w:rsidDel="006264FC">
          <w:delText xml:space="preserve">harmed </w:delText>
        </w:r>
      </w:del>
      <w:r>
        <w:t xml:space="preserve">by the hyperabundance of a native species, due either to shifting regional trends in habitat suitability, to direct (and often anthropogenic) intervention, or to a combination of these factors (Sambaraju and Goodsman 2021, Beckett et al. 2022, Moore et al. 2023). </w:t>
      </w:r>
      <w:ins w:id="126" w:author="Gende, Scott M" w:date="2026-07-14T14:36:00Z" w16du:dateUtc="2026-07-14T22:36:00Z">
        <w:r w:rsidR="006264FC">
          <w:t xml:space="preserve">  For example, h</w:t>
        </w:r>
      </w:ins>
      <w:del w:id="127" w:author="Gende, Scott M" w:date="2026-07-14T14:36:00Z" w16du:dateUtc="2026-07-14T22:36:00Z">
        <w:r w:rsidDel="006264FC">
          <w:delText>H</w:delText>
        </w:r>
      </w:del>
      <w:r>
        <w:t>yperabundance of native purple sea urchin (</w:t>
      </w:r>
      <w:r w:rsidRPr="00EF4CE3">
        <w:rPr>
          <w:i/>
          <w:iCs/>
        </w:rPr>
        <w:t>Strongylocentrotus purpuratus</w:t>
      </w:r>
      <w:r>
        <w:t>) in the northern Pacific Ocean, driven by the depletion of Pacific sea otter (</w:t>
      </w:r>
      <w:r w:rsidRPr="005B3082">
        <w:rPr>
          <w:i/>
          <w:iCs/>
        </w:rPr>
        <w:t>Enhydra lutris</w:t>
      </w:r>
      <w:r>
        <w:t>) populations by the maritime fur trade, has led to the devastation of kelp (</w:t>
      </w:r>
      <w:r w:rsidRPr="00970BA1">
        <w:rPr>
          <w:i/>
          <w:iCs/>
        </w:rPr>
        <w:t>Macrocystis pyrifera</w:t>
      </w:r>
      <w:r>
        <w:t xml:space="preserve">) forests, critical ecosystems upon which countless marine species depend (Estes 2015). </w:t>
      </w:r>
      <w:ins w:id="128" w:author="Gende, Scott M" w:date="2026-07-15T15:26:00Z" w16du:dateUtc="2026-07-15T23:26:00Z">
        <w:r w:rsidR="00465C81">
          <w:t xml:space="preserve">Likewise, </w:t>
        </w:r>
      </w:ins>
      <w:del w:id="129" w:author="Gende, Scott M" w:date="2026-07-15T15:26:00Z" w16du:dateUtc="2026-07-15T23:26:00Z">
        <w:r w:rsidDel="00465C81">
          <w:delText xml:space="preserve">The </w:delText>
        </w:r>
      </w:del>
      <w:ins w:id="130" w:author="Gende, Scott M" w:date="2026-07-15T15:26:00Z" w16du:dateUtc="2026-07-15T23:26:00Z">
        <w:r w:rsidR="00465C81">
          <w:t xml:space="preserve">the </w:t>
        </w:r>
      </w:ins>
      <w:r>
        <w:t>mountain pine beetle (</w:t>
      </w:r>
      <w:r>
        <w:rPr>
          <w:i/>
          <w:iCs/>
        </w:rPr>
        <w:t>Dendroctonus ponderosae</w:t>
      </w:r>
      <w:r>
        <w:t>)</w:t>
      </w:r>
      <w:del w:id="131" w:author="Gende, Scott M" w:date="2026-07-15T15:27:00Z" w16du:dateUtc="2026-07-15T23:27:00Z">
        <w:r w:rsidDel="00465C81">
          <w:delText>, another hyperabundant species,</w:delText>
        </w:r>
      </w:del>
      <w:r>
        <w:t xml:space="preserve"> has caused catastrophic destruction of coniferous forests throughout its native range, the Rocky Mountains. While in the past cold winter temperatures had limited their numbers and, by extension, their </w:t>
      </w:r>
      <w:ins w:id="132" w:author="Gende, Scott M" w:date="2026-07-15T15:27:00Z" w16du:dateUtc="2026-07-15T23:27:00Z">
        <w:r w:rsidR="00465C81">
          <w:t xml:space="preserve">forest </w:t>
        </w:r>
      </w:ins>
      <w:r>
        <w:t>impacts</w:t>
      </w:r>
      <w:del w:id="133" w:author="Gende, Scott M" w:date="2026-07-15T15:27:00Z" w16du:dateUtc="2026-07-15T23:27:00Z">
        <w:r w:rsidDel="00465C81">
          <w:delText xml:space="preserve"> on Rocky Mountain forests</w:delText>
        </w:r>
      </w:del>
      <w:r>
        <w:t xml:space="preserve">, shifting climate patterns have led to warmer winters and longer summers, </w:t>
      </w:r>
      <w:ins w:id="134" w:author="Gende, Scott M" w:date="2026-07-15T15:27:00Z" w16du:dateUtc="2026-07-15T23:27:00Z">
        <w:r w:rsidR="00465C81">
          <w:t>producing an overabundance</w:t>
        </w:r>
      </w:ins>
      <w:ins w:id="135" w:author="Gende, Scott M" w:date="2026-07-15T15:28:00Z" w16du:dateUtc="2026-07-15T23:28:00Z">
        <w:r w:rsidR="00465C81">
          <w:t xml:space="preserve"> </w:t>
        </w:r>
      </w:ins>
      <w:del w:id="136" w:author="Gende, Scott M" w:date="2026-07-15T15:28:00Z" w16du:dateUtc="2026-07-15T23:28:00Z">
        <w:r w:rsidDel="00465C81">
          <w:delText>allowing the mountain pine beetle to flourish and in turn</w:delText>
        </w:r>
      </w:del>
      <w:ins w:id="137" w:author="Gende, Scott M" w:date="2026-07-15T15:28:00Z" w16du:dateUtc="2026-07-15T23:28:00Z">
        <w:r w:rsidR="00465C81">
          <w:t xml:space="preserve">with commensurate </w:t>
        </w:r>
      </w:ins>
      <w:del w:id="138" w:author="Gende, Scott M" w:date="2026-07-15T15:28:00Z" w16du:dateUtc="2026-07-15T23:28:00Z">
        <w:r w:rsidDel="00465C81">
          <w:delText xml:space="preserve"> devastate </w:delText>
        </w:r>
      </w:del>
      <w:ins w:id="139" w:author="Gende, Scott M" w:date="2026-07-15T15:28:00Z" w16du:dateUtc="2026-07-15T23:28:00Z">
        <w:r w:rsidR="00465C81">
          <w:t xml:space="preserve">impacts on </w:t>
        </w:r>
      </w:ins>
      <w:r>
        <w:t xml:space="preserve">large swathes of forest habitat in Canada and the US (Gibson et al. 2008). </w:t>
      </w:r>
    </w:p>
    <w:p w14:paraId="5201982E" w14:textId="5AB4FB0F" w:rsidR="004F1DB8" w:rsidRDefault="00FC6E80" w:rsidP="00FC6E80">
      <w:pPr>
        <w:spacing w:after="0" w:line="480" w:lineRule="auto"/>
        <w:ind w:firstLine="720"/>
        <w:rPr>
          <w:ins w:id="140" w:author="Gende, Scott M" w:date="2026-09-30T10:11:00Z" w16du:dateUtc="2026-09-30T18:11:00Z"/>
        </w:rPr>
      </w:pPr>
      <w:commentRangeStart w:id="141"/>
      <w:r>
        <w:lastRenderedPageBreak/>
        <w:t>When</w:t>
      </w:r>
      <w:commentRangeEnd w:id="141"/>
      <w:r w:rsidR="00B804F4">
        <w:rPr>
          <w:rStyle w:val="CommentReference"/>
          <w:sz w:val="24"/>
          <w:szCs w:val="24"/>
        </w:rPr>
        <w:commentReference w:id="141"/>
      </w:r>
      <w:r>
        <w:t xml:space="preserve"> a native species hyperabundance occurs within a </w:t>
      </w:r>
      <w:ins w:id="142" w:author="Gende, Scott M" w:date="2026-07-17T09:59:00Z" w16du:dateUtc="2026-07-17T17:59:00Z">
        <w:r w:rsidR="00CF1699">
          <w:t>protected area</w:t>
        </w:r>
      </w:ins>
      <w:del w:id="143" w:author="Gende, Scott M" w:date="2026-07-17T09:59:00Z" w16du:dateUtc="2026-07-17T17:59:00Z">
        <w:r w:rsidDel="00CF1699">
          <w:delText>conservation area</w:delText>
        </w:r>
      </w:del>
      <w:r>
        <w:t xml:space="preserve">, it may necessitate management actions to protect other species within the ecosystem. </w:t>
      </w:r>
      <w:ins w:id="144" w:author="Gende, Scott M" w:date="2026-09-30T10:04:00Z" w16du:dateUtc="2026-09-30T18:04:00Z">
        <w:r w:rsidR="004F1DB8">
          <w:t xml:space="preserve">The explosion in abundance of white-tailed deer provides an excellent example.  Across national park units in the eastern United States white-tailed deer have </w:t>
        </w:r>
      </w:ins>
      <w:ins w:id="145" w:author="Gende, Scott M" w:date="2026-09-30T10:05:00Z" w16du:dateUtc="2026-09-30T18:05:00Z">
        <w:r w:rsidR="004F1DB8">
          <w:t xml:space="preserve">dramatically increased in the past five decades due in part to X, Y, Z.  </w:t>
        </w:r>
      </w:ins>
      <w:del w:id="146" w:author="Gende, Scott M" w:date="2026-09-30T10:05:00Z" w16du:dateUtc="2026-09-30T18:05:00Z">
        <w:r w:rsidDel="004F1DB8">
          <w:delText>For example, t</w:delText>
        </w:r>
      </w:del>
      <w:ins w:id="147" w:author="Gende, Scott M" w:date="2026-09-30T10:12:00Z" w16du:dateUtc="2026-09-30T18:12:00Z">
        <w:r w:rsidR="0056166B">
          <w:t>[</w:t>
        </w:r>
      </w:ins>
      <w:ins w:id="148" w:author="Gende, Scott M" w:date="2026-09-30T10:11:00Z" w16du:dateUtc="2026-09-30T18:11:00Z">
        <w:r w:rsidR="004F1DB8">
          <w:t>Summarize the most recent literature</w:t>
        </w:r>
      </w:ins>
      <w:ins w:id="149" w:author="Gende, Scott M" w:date="2026-09-30T10:12:00Z" w16du:dateUtc="2026-09-30T18:12:00Z">
        <w:r w:rsidR="0056166B">
          <w:t xml:space="preserve"> to tell that story…again, the ability to put this into a larger context increases your chance of getting this published…if the implications are only for SITK then no one will care…</w:t>
        </w:r>
      </w:ins>
      <w:ins w:id="150" w:author="Gende, Scott M" w:date="2026-09-30T10:11:00Z" w16du:dateUtc="2026-09-30T18:11:00Z">
        <w:r w:rsidR="004F1DB8">
          <w:t xml:space="preserve"> </w:t>
        </w:r>
        <w:r w:rsidR="0056166B">
          <w:t>..]</w:t>
        </w:r>
      </w:ins>
    </w:p>
    <w:p w14:paraId="7B348CBD" w14:textId="77777777" w:rsidR="00C10491" w:rsidRDefault="004F1DB8" w:rsidP="00C10491">
      <w:pPr>
        <w:spacing w:after="0" w:line="480" w:lineRule="auto"/>
        <w:ind w:firstLine="720"/>
        <w:rPr>
          <w:ins w:id="151" w:author="Gende, Scott M" w:date="2026-09-30T10:46:00Z" w16du:dateUtc="2026-09-30T18:46:00Z"/>
        </w:rPr>
      </w:pPr>
      <w:ins w:id="152" w:author="Gende, Scott M" w:date="2026-09-30T10:05:00Z" w16du:dateUtc="2026-09-30T18:05:00Z">
        <w:r>
          <w:t>T</w:t>
        </w:r>
      </w:ins>
      <w:r w:rsidR="00FC6E80">
        <w:t>he U</w:t>
      </w:r>
      <w:ins w:id="153" w:author="Gende, Scott M" w:date="2026-07-17T09:59:00Z" w16du:dateUtc="2026-07-17T17:59:00Z">
        <w:r w:rsidR="00CF1699">
          <w:t xml:space="preserve">.S. </w:t>
        </w:r>
      </w:ins>
      <w:del w:id="154" w:author="Gende, Scott M" w:date="2026-07-17T09:59:00Z" w16du:dateUtc="2026-07-17T17:59:00Z">
        <w:r w:rsidR="00FC6E80" w:rsidDel="00CF1699">
          <w:delText xml:space="preserve">nited States </w:delText>
        </w:r>
      </w:del>
      <w:r w:rsidR="00FC6E80">
        <w:t>National Park Service (NPS) has operated under a mandate to “steward NPS resources for continuous change that is not yet fully understood, in order to preserve ecological integrity …” (Colwell et al. 2012). For natural resources,</w:t>
      </w:r>
      <w:ins w:id="155" w:author="Gende, Scott M" w:date="2026-07-17T10:00:00Z" w16du:dateUtc="2026-07-17T18:00:00Z">
        <w:r w:rsidR="00CF1699" w:rsidDel="00CF1699">
          <w:t xml:space="preserve"> </w:t>
        </w:r>
      </w:ins>
      <w:del w:id="156" w:author="Gende, Scott M" w:date="2026-07-17T10:00:00Z" w16du:dateUtc="2026-07-17T18:00:00Z">
        <w:r w:rsidR="00FC6E80" w:rsidDel="00CF1699">
          <w:delText xml:space="preserve"> particularly those that vary </w:delText>
        </w:r>
        <w:commentRangeStart w:id="157"/>
        <w:r w:rsidR="00FC6E80" w:rsidDel="00CF1699">
          <w:delText>in space and tim</w:delText>
        </w:r>
      </w:del>
      <w:commentRangeEnd w:id="157"/>
      <w:r w:rsidR="00CF1699">
        <w:rPr>
          <w:rStyle w:val="CommentReference"/>
          <w:sz w:val="24"/>
          <w:szCs w:val="24"/>
        </w:rPr>
        <w:commentReference w:id="157"/>
      </w:r>
      <w:del w:id="158" w:author="Gende, Scott M" w:date="2026-07-17T10:00:00Z" w16du:dateUtc="2026-07-17T18:00:00Z">
        <w:r w:rsidR="00FC6E80" w:rsidDel="00CF1699">
          <w:delText>e</w:delText>
        </w:r>
      </w:del>
      <w:r w:rsidR="00FC6E80">
        <w:t xml:space="preserve">, the NPS management </w:t>
      </w:r>
      <w:ins w:id="159" w:author="Gende, Scott M" w:date="2026-07-17T10:01:00Z" w16du:dateUtc="2026-07-17T18:01:00Z">
        <w:r w:rsidR="00CF1699">
          <w:t xml:space="preserve">policies broadly define the </w:t>
        </w:r>
      </w:ins>
      <w:ins w:id="160" w:author="Gende, Scott M" w:date="2026-07-17T10:02:00Z" w16du:dateUtc="2026-07-17T18:02:00Z">
        <w:r w:rsidR="00CF1699">
          <w:t xml:space="preserve">abundance </w:t>
        </w:r>
      </w:ins>
      <w:r w:rsidR="00FC6E80">
        <w:t>target ha</w:t>
      </w:r>
      <w:del w:id="161" w:author="Gende, Scott M" w:date="2026-07-17T10:27:00Z" w16du:dateUtc="2026-07-17T18:27:00Z">
        <w:r w:rsidR="00FC6E80" w:rsidDel="005F339A">
          <w:delText>s</w:delText>
        </w:r>
      </w:del>
      <w:ins w:id="162" w:author="Gende, Scott M" w:date="2026-07-17T10:02:00Z" w16du:dateUtc="2026-07-17T18:02:00Z">
        <w:r w:rsidR="00CF1699">
          <w:t xml:space="preserve"> those =</w:t>
        </w:r>
      </w:ins>
      <w:del w:id="163" w:author="Gende, Scott M" w:date="2026-07-17T10:02:00Z" w16du:dateUtc="2026-07-17T18:02:00Z">
        <w:r w:rsidR="00FC6E80" w:rsidDel="00CF1699">
          <w:delText xml:space="preserve"> historically been to maintain abundances </w:delText>
        </w:r>
      </w:del>
      <w:r w:rsidR="00FC6E80">
        <w:t xml:space="preserve">within a ‘natural range of variation’ </w:t>
      </w:r>
      <w:r w:rsidR="00FC6E80">
        <w:rPr>
          <w:rFonts w:cstheme="minorHAnsi"/>
          <w:color w:val="202122"/>
          <w:shd w:val="clear" w:color="auto" w:fill="FFFFFF"/>
        </w:rPr>
        <w:t>(National Park Service 2025a)</w:t>
      </w:r>
      <w:ins w:id="164" w:author="Gende, Scott M" w:date="2026-07-17T10:02:00Z" w16du:dateUtc="2026-07-17T18:02:00Z">
        <w:r w:rsidR="00CF1699">
          <w:rPr>
            <w:rFonts w:cstheme="minorHAnsi"/>
            <w:color w:val="202122"/>
            <w:shd w:val="clear" w:color="auto" w:fill="FFFFFF"/>
          </w:rPr>
          <w:t xml:space="preserve">.  However, </w:t>
        </w:r>
      </w:ins>
      <w:del w:id="165" w:author="Gende, Scott M" w:date="2026-07-17T10:02:00Z" w16du:dateUtc="2026-07-17T18:02:00Z">
        <w:r w:rsidR="00FC6E80" w:rsidDel="00CF1699">
          <w:delText xml:space="preserve">, but </w:delText>
        </w:r>
      </w:del>
      <w:r w:rsidR="00FC6E80">
        <w:t>the point at which the abundance of an endemic</w:t>
      </w:r>
      <w:ins w:id="166" w:author="Gende, Scott M" w:date="2026-07-17T10:27:00Z" w16du:dateUtc="2026-07-17T18:27:00Z">
        <w:r w:rsidR="005F339A">
          <w:t>, naturally occurring</w:t>
        </w:r>
      </w:ins>
      <w:r w:rsidR="00FC6E80">
        <w:t xml:space="preserve"> species exceeds the natural range of variation, thereby triggering a need for management action, can be difficult to ascertain. </w:t>
      </w:r>
      <w:ins w:id="167" w:author="Gende, Scott M" w:date="2026-09-30T10:46:00Z" w16du:dateUtc="2026-09-30T18:46:00Z">
        <w:r w:rsidR="00C10491">
          <w:t xml:space="preserve">). While information regarding historical presence, abundance, or range of a species is useful when available, these data are often non-existent or lacking (Carey et al. 2012).  For white tailed deer, the density at which forest regenearation occurs has been defined at X, or Y, </w:t>
        </w:r>
      </w:ins>
    </w:p>
    <w:p w14:paraId="1693DFD1" w14:textId="334DBC6C" w:rsidR="00FC6E80" w:rsidRDefault="00FC6E80" w:rsidP="00FC6E80">
      <w:pPr>
        <w:spacing w:after="0" w:line="480" w:lineRule="auto"/>
        <w:ind w:firstLine="720"/>
      </w:pPr>
      <w:del w:id="168" w:author="Gende, Scott M" w:date="2026-07-17T10:02:00Z" w16du:dateUtc="2026-07-17T18:02:00Z">
        <w:r w:rsidDel="00CF1699">
          <w:delText xml:space="preserve">Park managers finding themselves confronted with such issues must make careful and informed decisions based on the best scientific information available as they seek to interpret and implement the mandate to preserve resources in a natural condition. </w:delText>
        </w:r>
      </w:del>
      <w:del w:id="169" w:author="Gende, Scott M" w:date="2026-07-17T10:03:00Z" w16du:dateUtc="2026-07-17T18:03:00Z">
        <w:r w:rsidDel="00CF1699">
          <w:delText xml:space="preserve">Hyperabundant native species are not given anywhere near the same attention as invasive species in scientific </w:delText>
        </w:r>
        <w:r w:rsidDel="00CF1699">
          <w:lastRenderedPageBreak/>
          <w:delText>literature, and i</w:delText>
        </w:r>
      </w:del>
      <w:ins w:id="170" w:author="Gende, Scott M" w:date="2026-07-17T10:27:00Z" w16du:dateUtc="2026-07-17T18:27:00Z">
        <w:r w:rsidR="005F339A">
          <w:t>i</w:t>
        </w:r>
      </w:ins>
      <w:r>
        <w:t xml:space="preserve">dentifying </w:t>
      </w:r>
      <w:del w:id="171" w:author="Gende, Scott M" w:date="2026-07-17T10:03:00Z" w16du:dateUtc="2026-07-17T18:03:00Z">
        <w:r w:rsidDel="00CF1699">
          <w:delText xml:space="preserve">these </w:delText>
        </w:r>
      </w:del>
      <w:ins w:id="172" w:author="Gende, Scott M" w:date="2026-07-17T10:03:00Z" w16du:dateUtc="2026-07-17T18:03:00Z">
        <w:r w:rsidR="00CF1699">
          <w:t xml:space="preserve">when abundant is ‘overabundant’ is the first step in prudent management </w:t>
        </w:r>
      </w:ins>
      <w:del w:id="173" w:author="Gende, Scott M" w:date="2026-07-17T10:28:00Z" w16du:dateUtc="2026-07-17T18:28:00Z">
        <w:r w:rsidDel="005F339A">
          <w:delText xml:space="preserve">instances as they occur is challenging </w:delText>
        </w:r>
      </w:del>
      <w:r>
        <w:t>(</w:t>
      </w:r>
      <w:commentRangeStart w:id="174"/>
      <w:r>
        <w:t>Valéry et al. 2013</w:t>
      </w:r>
      <w:commentRangeEnd w:id="174"/>
      <w:r w:rsidR="005F339A">
        <w:rPr>
          <w:rStyle w:val="CommentReference"/>
          <w:sz w:val="24"/>
          <w:szCs w:val="24"/>
        </w:rPr>
        <w:commentReference w:id="174"/>
      </w:r>
      <w:del w:id="175" w:author="Gende, Scott M" w:date="2026-09-30T10:46:00Z" w16du:dateUtc="2026-09-30T18:46:00Z">
        <w:r w:rsidDel="00C10491">
          <w:delText>). While information regarding historical presence, abundance, or range of a species is useful when available, these data are often non-existent or lacking (Carey et al. 2012).</w:delText>
        </w:r>
      </w:del>
      <w:ins w:id="176" w:author="Gende, Scott M" w:date="2026-09-30T10:06:00Z" w16du:dateUtc="2026-09-30T18:06:00Z">
        <w:r w:rsidR="004F1DB8">
          <w:t xml:space="preserve"> </w:t>
        </w:r>
      </w:ins>
    </w:p>
    <w:p w14:paraId="41FE1C2F" w14:textId="6FF2F42E" w:rsidR="00FC6E80" w:rsidRDefault="005F339A" w:rsidP="00FC6E80">
      <w:pPr>
        <w:spacing w:after="0" w:line="480" w:lineRule="auto"/>
        <w:ind w:firstLine="720"/>
        <w:rPr>
          <w:rFonts w:cstheme="minorHAnsi"/>
          <w:color w:val="202122"/>
          <w:shd w:val="clear" w:color="auto" w:fill="FFFFFF"/>
        </w:rPr>
      </w:pPr>
      <w:ins w:id="177" w:author="Gende, Scott M" w:date="2026-07-17T10:29:00Z" w16du:dateUtc="2026-07-17T18:29:00Z">
        <w:r>
          <w:t>Our case study focused on pi</w:t>
        </w:r>
      </w:ins>
      <w:ins w:id="178" w:author="Gende, Scott M" w:date="2026-07-17T10:30:00Z" w16du:dateUtc="2026-07-17T18:30:00Z">
        <w:r>
          <w:t>nk salmon that spawn in the Indian River in Sitka National Historical Park</w:t>
        </w:r>
      </w:ins>
      <w:del w:id="179" w:author="Gende, Scott M" w:date="2026-07-17T10:29:00Z" w16du:dateUtc="2026-07-17T18:29:00Z">
        <w:r w:rsidR="00FC6E80" w:rsidDel="005F339A">
          <w:delText>With these ideas in mind, our research is focused on p</w:delText>
        </w:r>
      </w:del>
      <w:del w:id="180" w:author="Gende, Scott M" w:date="2026-07-17T10:30:00Z" w16du:dateUtc="2026-07-17T18:30:00Z">
        <w:r w:rsidR="00FC6E80" w:rsidDel="005F339A">
          <w:delText xml:space="preserve">ink salmon </w:delText>
        </w:r>
        <w:r w:rsidR="00FC6E80" w:rsidRPr="00A017CB" w:rsidDel="005F339A">
          <w:rPr>
            <w:rFonts w:cstheme="minorHAnsi"/>
            <w:color w:val="202122"/>
            <w:shd w:val="clear" w:color="auto" w:fill="FFFFFF"/>
          </w:rPr>
          <w:delText>(</w:delText>
        </w:r>
        <w:r w:rsidR="00FC6E80" w:rsidRPr="00A017CB" w:rsidDel="005F339A">
          <w:rPr>
            <w:i/>
            <w:iCs/>
          </w:rPr>
          <w:delText>Oncorhynchus</w:delText>
        </w:r>
        <w:r w:rsidR="00FC6E80" w:rsidRPr="00A017CB" w:rsidDel="005F339A">
          <w:rPr>
            <w:rFonts w:cstheme="minorHAnsi"/>
            <w:i/>
            <w:iCs/>
            <w:color w:val="202122"/>
            <w:shd w:val="clear" w:color="auto" w:fill="FFFFFF"/>
          </w:rPr>
          <w:delText xml:space="preserve"> gorbuscha</w:delText>
        </w:r>
        <w:r w:rsidR="00FC6E80" w:rsidRPr="00A017CB" w:rsidDel="005F339A">
          <w:rPr>
            <w:rFonts w:cstheme="minorHAnsi"/>
            <w:color w:val="202122"/>
            <w:shd w:val="clear" w:color="auto" w:fill="FFFFFF"/>
          </w:rPr>
          <w:delText>)</w:delText>
        </w:r>
        <w:r w:rsidR="00FC6E80" w:rsidDel="005F339A">
          <w:rPr>
            <w:rFonts w:cstheme="minorHAnsi"/>
            <w:color w:val="202122"/>
            <w:shd w:val="clear" w:color="auto" w:fill="FFFFFF"/>
          </w:rPr>
          <w:delText xml:space="preserve"> in </w:delText>
        </w:r>
        <w:r w:rsidR="00FC6E80" w:rsidDel="005F339A">
          <w:delText>Sitka National Historical Park</w:delText>
        </w:r>
      </w:del>
      <w:r w:rsidR="00FC6E80">
        <w:t xml:space="preserve"> (SITK)</w:t>
      </w:r>
      <w:del w:id="181" w:author="Gende, Scott M" w:date="2026-07-17T10:30:00Z" w16du:dateUtc="2026-07-17T18:30:00Z">
        <w:r w:rsidR="00FC6E80" w:rsidDel="005F339A">
          <w:delText>, populations of which have undergone</w:delText>
        </w:r>
        <w:r w:rsidR="00FC6E80" w:rsidDel="005F339A">
          <w:rPr>
            <w:rFonts w:cstheme="minorHAnsi"/>
            <w:color w:val="202122"/>
            <w:shd w:val="clear" w:color="auto" w:fill="FFFFFF"/>
          </w:rPr>
          <w:delText xml:space="preserve"> dramatic increases in density in recent decades</w:delText>
        </w:r>
      </w:del>
      <w:r w:rsidR="00FC6E80">
        <w:rPr>
          <w:rFonts w:cstheme="minorHAnsi"/>
          <w:color w:val="202122"/>
          <w:shd w:val="clear" w:color="auto" w:fill="FFFFFF"/>
        </w:rPr>
        <w:t>.</w:t>
      </w:r>
      <w:r w:rsidR="00FC6E80">
        <w:t xml:space="preserve"> SITK is a small (45 ha) coastal park in Sitka, Alaska,</w:t>
      </w:r>
      <w:ins w:id="182" w:author="Gende, Scott M" w:date="2026-07-17T10:31:00Z" w16du:dateUtc="2026-07-17T18:31:00Z">
        <w:r>
          <w:t xml:space="preserve"> adjacent to the Gulf of Alaska </w:t>
        </w:r>
      </w:ins>
      <w:del w:id="183" w:author="Gende, Scott M" w:date="2026-07-17T10:31:00Z" w16du:dateUtc="2026-07-17T18:31:00Z">
        <w:r w:rsidR="00FC6E80" w:rsidDel="005F339A">
          <w:delText xml:space="preserve"> </w:delText>
        </w:r>
      </w:del>
      <w:r w:rsidR="00FC6E80">
        <w:t xml:space="preserve">characterized by mature spruce-hemlock forests and </w:t>
      </w:r>
      <w:ins w:id="184" w:author="Gende, Scott M" w:date="2026-07-17T10:41:00Z" w16du:dateUtc="2026-07-17T18:41:00Z">
        <w:r w:rsidR="006513C9">
          <w:t xml:space="preserve">a large intertidal area.  </w:t>
        </w:r>
      </w:ins>
      <w:ins w:id="185" w:author="Gende, Scott M" w:date="2026-07-19T12:20:00Z" w16du:dateUtc="2026-07-19T20:20:00Z">
        <w:r w:rsidR="004B15D9">
          <w:t xml:space="preserve">One of the most prominent natural features of the park is the </w:t>
        </w:r>
      </w:ins>
      <w:ins w:id="186" w:author="Gende, Scott M" w:date="2026-07-17T10:41:00Z" w16du:dateUtc="2026-07-17T18:41:00Z">
        <w:r w:rsidR="006513C9">
          <w:t xml:space="preserve">Indian River </w:t>
        </w:r>
      </w:ins>
      <w:ins w:id="187" w:author="Gende, Scott M" w:date="2026-07-19T12:20:00Z" w16du:dateUtc="2026-07-19T20:20:00Z">
        <w:r w:rsidR="004B15D9">
          <w:t xml:space="preserve">which originates in </w:t>
        </w:r>
      </w:ins>
      <w:ins w:id="188" w:author="Gende, Scott M" w:date="2026-07-17T10:41:00Z" w16du:dateUtc="2026-07-17T18:41:00Z">
        <w:r w:rsidR="006513C9">
          <w:t xml:space="preserve">the headwaters outside the park boundaries </w:t>
        </w:r>
      </w:ins>
      <w:ins w:id="189" w:author="Gende, Scott M" w:date="2026-07-19T12:20:00Z" w16du:dateUtc="2026-07-19T20:20:00Z">
        <w:r w:rsidR="004B15D9">
          <w:t xml:space="preserve">with the </w:t>
        </w:r>
      </w:ins>
      <w:del w:id="190" w:author="Gende, Scott M" w:date="2026-07-17T10:41:00Z" w16du:dateUtc="2026-07-17T18:41:00Z">
        <w:r w:rsidR="00FC6E80" w:rsidDel="006513C9">
          <w:delText>the</w:delText>
        </w:r>
      </w:del>
      <w:del w:id="191" w:author="Gende, Scott M" w:date="2026-07-19T12:21:00Z" w16du:dateUtc="2026-07-19T20:21:00Z">
        <w:r w:rsidR="00FC6E80" w:rsidDel="004B15D9">
          <w:rPr>
            <w:rFonts w:cstheme="minorHAnsi"/>
            <w:color w:val="202122"/>
            <w:shd w:val="clear" w:color="auto" w:fill="FFFFFF"/>
          </w:rPr>
          <w:delText xml:space="preserve"> </w:delText>
        </w:r>
        <w:r w:rsidR="00FC6E80" w:rsidDel="004B15D9">
          <w:delText>Indian River</w:delText>
        </w:r>
        <w:r w:rsidR="006D458A" w:rsidDel="004B15D9">
          <w:delText xml:space="preserve">, </w:delText>
        </w:r>
        <w:r w:rsidR="00FC6E80" w:rsidDel="004B15D9">
          <w:delText xml:space="preserve">the </w:delText>
        </w:r>
      </w:del>
      <w:r w:rsidR="00FC6E80">
        <w:t xml:space="preserve">main reach and intertidal area </w:t>
      </w:r>
      <w:ins w:id="192" w:author="Gende, Scott M" w:date="2026-07-19T12:21:00Z" w16du:dateUtc="2026-07-19T20:21:00Z">
        <w:r w:rsidR="004B15D9">
          <w:t xml:space="preserve">falling within </w:t>
        </w:r>
      </w:ins>
      <w:ins w:id="193" w:author="Gende, Scott M" w:date="2026-09-15T15:43:00Z" w16du:dateUtc="2026-09-15T23:43:00Z">
        <w:r w:rsidR="00562711">
          <w:t xml:space="preserve">the </w:t>
        </w:r>
      </w:ins>
      <w:del w:id="194" w:author="Gende, Scott M" w:date="2026-07-19T12:21:00Z" w16du:dateUtc="2026-07-19T20:21:00Z">
        <w:r w:rsidR="00FC6E80" w:rsidDel="004B15D9">
          <w:delText xml:space="preserve">of which fall within </w:delText>
        </w:r>
      </w:del>
      <w:r w:rsidR="00FC6E80">
        <w:t xml:space="preserve">park </w:t>
      </w:r>
      <w:del w:id="195" w:author="Gende, Scott M" w:date="2026-09-15T15:43:00Z" w16du:dateUtc="2026-09-15T23:43:00Z">
        <w:r w:rsidR="00FC6E80" w:rsidDel="00562711">
          <w:delText>boundaries</w:delText>
        </w:r>
        <w:r w:rsidR="00FC6E80" w:rsidRPr="00A017CB" w:rsidDel="00562711">
          <w:rPr>
            <w:rFonts w:cstheme="minorHAnsi"/>
            <w:color w:val="202122"/>
            <w:shd w:val="clear" w:color="auto" w:fill="FFFFFF"/>
          </w:rPr>
          <w:delText xml:space="preserve"> </w:delText>
        </w:r>
      </w:del>
      <w:r w:rsidR="00FC6E80">
        <w:t xml:space="preserve">(National Park Service 2025b). </w:t>
      </w:r>
      <w:del w:id="196" w:author="Gende, Scott M" w:date="2026-07-17T10:40:00Z" w16du:dateUtc="2026-07-17T18:40:00Z">
        <w:r w:rsidR="00FC6E80" w:rsidRPr="00A017CB" w:rsidDel="006513C9">
          <w:rPr>
            <w:rFonts w:cstheme="minorHAnsi"/>
            <w:color w:val="202122"/>
            <w:shd w:val="clear" w:color="auto" w:fill="FFFFFF"/>
          </w:rPr>
          <w:delText>Since time immemorial</w:delText>
        </w:r>
        <w:r w:rsidR="00FC6E80" w:rsidDel="006513C9">
          <w:rPr>
            <w:rFonts w:cstheme="minorHAnsi"/>
            <w:color w:val="202122"/>
            <w:shd w:val="clear" w:color="auto" w:fill="FFFFFF"/>
          </w:rPr>
          <w:delText xml:space="preserve">, </w:delText>
        </w:r>
        <w:r w:rsidR="00FC6E80" w:rsidRPr="00A017CB" w:rsidDel="006513C9">
          <w:rPr>
            <w:rFonts w:cstheme="minorHAnsi"/>
            <w:color w:val="202122"/>
            <w:shd w:val="clear" w:color="auto" w:fill="FFFFFF"/>
          </w:rPr>
          <w:delText>t</w:delText>
        </w:r>
      </w:del>
      <w:ins w:id="197" w:author="Gende, Scott M" w:date="2026-07-17T10:40:00Z" w16du:dateUtc="2026-07-17T18:40:00Z">
        <w:r w:rsidR="006513C9">
          <w:rPr>
            <w:rFonts w:cstheme="minorHAnsi"/>
            <w:color w:val="202122"/>
            <w:shd w:val="clear" w:color="auto" w:fill="FFFFFF"/>
          </w:rPr>
          <w:t>T</w:t>
        </w:r>
      </w:ins>
      <w:r w:rsidR="00FC6E80" w:rsidRPr="00A017CB">
        <w:rPr>
          <w:rFonts w:cstheme="minorHAnsi"/>
          <w:color w:val="202122"/>
          <w:shd w:val="clear" w:color="auto" w:fill="FFFFFF"/>
        </w:rPr>
        <w:t>he Indian River</w:t>
      </w:r>
      <w:r w:rsidR="006D458A">
        <w:rPr>
          <w:rFonts w:cstheme="minorHAnsi"/>
          <w:color w:val="202122"/>
          <w:shd w:val="clear" w:color="auto" w:fill="FFFFFF"/>
        </w:rPr>
        <w:t xml:space="preserve"> </w:t>
      </w:r>
      <w:r w:rsidR="006D458A">
        <w:t>(</w:t>
      </w:r>
      <w:r w:rsidR="006D458A" w:rsidRPr="00A017CB">
        <w:rPr>
          <w:rFonts w:cstheme="minorHAnsi"/>
          <w:color w:val="202122"/>
          <w:u w:val="single"/>
          <w:shd w:val="clear" w:color="auto" w:fill="FFFFFF"/>
        </w:rPr>
        <w:t>K</w:t>
      </w:r>
      <w:r w:rsidR="006D458A" w:rsidRPr="00A017CB">
        <w:rPr>
          <w:rFonts w:cstheme="minorHAnsi"/>
          <w:color w:val="202122"/>
          <w:shd w:val="clear" w:color="auto" w:fill="FFFFFF"/>
        </w:rPr>
        <w:t>aasda Héen</w:t>
      </w:r>
      <w:r w:rsidR="006D458A">
        <w:rPr>
          <w:rFonts w:cstheme="minorHAnsi"/>
          <w:color w:val="202122"/>
          <w:shd w:val="clear" w:color="auto" w:fill="FFFFFF"/>
        </w:rPr>
        <w:t xml:space="preserve"> in Tlingit</w:t>
      </w:r>
      <w:r w:rsidR="006D458A">
        <w:t>)</w:t>
      </w:r>
      <w:r w:rsidR="00FC6E80" w:rsidRPr="00A017CB">
        <w:rPr>
          <w:rFonts w:cstheme="minorHAnsi"/>
          <w:color w:val="202122"/>
          <w:shd w:val="clear" w:color="auto" w:fill="FFFFFF"/>
        </w:rPr>
        <w:t xml:space="preserve"> </w:t>
      </w:r>
      <w:del w:id="198" w:author="Gende, Scott M" w:date="2026-07-17T10:43:00Z" w16du:dateUtc="2026-07-17T18:43:00Z">
        <w:r w:rsidR="00FC6E80" w:rsidRPr="00A017CB" w:rsidDel="006513C9">
          <w:rPr>
            <w:rFonts w:cstheme="minorHAnsi"/>
            <w:color w:val="202122"/>
            <w:shd w:val="clear" w:color="auto" w:fill="FFFFFF"/>
          </w:rPr>
          <w:delText xml:space="preserve">has </w:delText>
        </w:r>
      </w:del>
      <w:ins w:id="199" w:author="Gende, Scott M" w:date="2026-07-17T10:43:00Z" w16du:dateUtc="2026-07-17T18:43:00Z">
        <w:r w:rsidR="006513C9">
          <w:rPr>
            <w:rFonts w:cstheme="minorHAnsi"/>
            <w:color w:val="202122"/>
            <w:shd w:val="clear" w:color="auto" w:fill="FFFFFF"/>
          </w:rPr>
          <w:t xml:space="preserve">was the </w:t>
        </w:r>
      </w:ins>
      <w:del w:id="200" w:author="Gende, Scott M" w:date="2026-07-17T10:43:00Z" w16du:dateUtc="2026-07-17T18:43:00Z">
        <w:r w:rsidR="00FC6E80" w:rsidRPr="00A017CB" w:rsidDel="006513C9">
          <w:rPr>
            <w:rFonts w:cstheme="minorHAnsi"/>
            <w:color w:val="202122"/>
            <w:shd w:val="clear" w:color="auto" w:fill="FFFFFF"/>
          </w:rPr>
          <w:delText xml:space="preserve">been the </w:delText>
        </w:r>
      </w:del>
      <w:r w:rsidR="00FC6E80" w:rsidRPr="00A017CB">
        <w:rPr>
          <w:rFonts w:cstheme="minorHAnsi"/>
          <w:color w:val="202122"/>
          <w:shd w:val="clear" w:color="auto" w:fill="FFFFFF"/>
        </w:rPr>
        <w:t xml:space="preserve">location of a </w:t>
      </w:r>
      <w:ins w:id="201" w:author="Gende, Scott M" w:date="2026-07-17T10:42:00Z" w16du:dateUtc="2026-07-17T18:42:00Z">
        <w:r w:rsidR="006513C9">
          <w:rPr>
            <w:rFonts w:cstheme="minorHAnsi"/>
            <w:color w:val="202122"/>
            <w:shd w:val="clear" w:color="auto" w:fill="FFFFFF"/>
          </w:rPr>
          <w:t xml:space="preserve">native </w:t>
        </w:r>
      </w:ins>
      <w:r w:rsidR="00FC6E80" w:rsidRPr="00A017CB">
        <w:rPr>
          <w:rFonts w:cstheme="minorHAnsi"/>
          <w:color w:val="202122"/>
          <w:shd w:val="clear" w:color="auto" w:fill="FFFFFF"/>
        </w:rPr>
        <w:t>fishing camp and harvesting site for the Kiks.ádi clan</w:t>
      </w:r>
      <w:ins w:id="202" w:author="Gende, Scott M" w:date="2026-07-17T10:44:00Z" w16du:dateUtc="2026-07-17T18:44:00Z">
        <w:r w:rsidR="006513C9">
          <w:rPr>
            <w:rFonts w:cstheme="minorHAnsi"/>
            <w:color w:val="202122"/>
            <w:shd w:val="clear" w:color="auto" w:fill="FFFFFF"/>
          </w:rPr>
          <w:t xml:space="preserve"> owing to its </w:t>
        </w:r>
      </w:ins>
      <w:del w:id="203" w:author="Gende, Scott M" w:date="2026-07-17T10:43:00Z" w16du:dateUtc="2026-07-17T18:43:00Z">
        <w:r w:rsidR="00FC6E80" w:rsidRPr="00A017CB" w:rsidDel="006513C9">
          <w:rPr>
            <w:rFonts w:cstheme="minorHAnsi"/>
            <w:color w:val="202122"/>
            <w:shd w:val="clear" w:color="auto" w:fill="FFFFFF"/>
          </w:rPr>
          <w:delText xml:space="preserve">, and particularly </w:delText>
        </w:r>
      </w:del>
      <w:del w:id="204" w:author="Gende, Scott M" w:date="2026-07-17T10:44:00Z" w16du:dateUtc="2026-07-17T18:44:00Z">
        <w:r w:rsidR="00FC6E80" w:rsidRPr="00A017CB" w:rsidDel="006513C9">
          <w:rPr>
            <w:rFonts w:cstheme="minorHAnsi"/>
            <w:color w:val="202122"/>
            <w:shd w:val="clear" w:color="auto" w:fill="FFFFFF"/>
          </w:rPr>
          <w:delText xml:space="preserve">valued for its close </w:delText>
        </w:r>
      </w:del>
      <w:r w:rsidR="00FC6E80" w:rsidRPr="00A017CB">
        <w:rPr>
          <w:rFonts w:cstheme="minorHAnsi"/>
          <w:color w:val="202122"/>
          <w:shd w:val="clear" w:color="auto" w:fill="FFFFFF"/>
        </w:rPr>
        <w:t>proximity to the clan’s winter villages</w:t>
      </w:r>
      <w:ins w:id="205" w:author="Gende, Scott M" w:date="2026-07-17T10:44:00Z" w16du:dateUtc="2026-07-17T18:44:00Z">
        <w:r w:rsidR="006513C9">
          <w:rPr>
            <w:rFonts w:cstheme="minorHAnsi"/>
            <w:color w:val="202122"/>
            <w:shd w:val="clear" w:color="auto" w:fill="FFFFFF"/>
          </w:rPr>
          <w:t xml:space="preserve"> and </w:t>
        </w:r>
      </w:ins>
      <w:del w:id="206" w:author="Gende, Scott M" w:date="2026-07-17T10:44:00Z" w16du:dateUtc="2026-07-17T18:44:00Z">
        <w:r w:rsidR="00FC6E80" w:rsidRPr="00A017CB" w:rsidDel="006513C9">
          <w:rPr>
            <w:rFonts w:cstheme="minorHAnsi"/>
            <w:color w:val="202122"/>
            <w:shd w:val="clear" w:color="auto" w:fill="FFFFFF"/>
          </w:rPr>
          <w:delText xml:space="preserve">, as well as </w:delText>
        </w:r>
      </w:del>
      <w:r w:rsidR="00FC6E80" w:rsidRPr="00A017CB">
        <w:rPr>
          <w:rFonts w:cstheme="minorHAnsi"/>
          <w:color w:val="202122"/>
          <w:shd w:val="clear" w:color="auto" w:fill="FFFFFF"/>
        </w:rPr>
        <w:t xml:space="preserve">for hosting runs of </w:t>
      </w:r>
      <w:del w:id="207" w:author="Gende, Scott M" w:date="2026-07-17T10:44:00Z" w16du:dateUtc="2026-07-17T18:44:00Z">
        <w:r w:rsidR="00FC6E80" w:rsidRPr="00A017CB" w:rsidDel="006513C9">
          <w:rPr>
            <w:rFonts w:cstheme="minorHAnsi"/>
            <w:color w:val="202122"/>
            <w:shd w:val="clear" w:color="auto" w:fill="FFFFFF"/>
          </w:rPr>
          <w:delText xml:space="preserve">a variety of Pacific salmon species, including </w:delText>
        </w:r>
      </w:del>
      <w:r w:rsidR="00FC6E80" w:rsidRPr="00A017CB">
        <w:rPr>
          <w:rFonts w:cstheme="minorHAnsi"/>
          <w:color w:val="202122"/>
          <w:shd w:val="clear" w:color="auto" w:fill="FFFFFF"/>
        </w:rPr>
        <w:t>chum (</w:t>
      </w:r>
      <w:r w:rsidR="00FC6E80" w:rsidRPr="00A017CB">
        <w:rPr>
          <w:i/>
          <w:iCs/>
        </w:rPr>
        <w:t>O</w:t>
      </w:r>
      <w:r w:rsidR="00FC6E80">
        <w:rPr>
          <w:i/>
          <w:iCs/>
        </w:rPr>
        <w:t>.</w:t>
      </w:r>
      <w:r w:rsidR="00FC6E80" w:rsidRPr="00A017CB">
        <w:rPr>
          <w:i/>
          <w:iCs/>
        </w:rPr>
        <w:t xml:space="preserve"> keta</w:t>
      </w:r>
      <w:r w:rsidR="00FC6E80" w:rsidRPr="00A017CB">
        <w:rPr>
          <w:rFonts w:cstheme="minorHAnsi"/>
          <w:color w:val="202122"/>
          <w:shd w:val="clear" w:color="auto" w:fill="FFFFFF"/>
        </w:rPr>
        <w:t>), coho (</w:t>
      </w:r>
      <w:r w:rsidR="00FC6E80" w:rsidRPr="00A017CB">
        <w:rPr>
          <w:rFonts w:cstheme="minorHAnsi"/>
          <w:i/>
          <w:iCs/>
          <w:color w:val="202122"/>
          <w:shd w:val="clear" w:color="auto" w:fill="FFFFFF"/>
        </w:rPr>
        <w:t>O. kisutch</w:t>
      </w:r>
      <w:r w:rsidR="00FC6E80" w:rsidRPr="00A017CB">
        <w:rPr>
          <w:rFonts w:cstheme="minorHAnsi"/>
          <w:color w:val="202122"/>
          <w:shd w:val="clear" w:color="auto" w:fill="FFFFFF"/>
        </w:rPr>
        <w:t>), Chinook (</w:t>
      </w:r>
      <w:r w:rsidR="00FC6E80" w:rsidRPr="00A017CB">
        <w:rPr>
          <w:rFonts w:cstheme="minorHAnsi"/>
          <w:i/>
          <w:iCs/>
          <w:color w:val="202122"/>
          <w:shd w:val="clear" w:color="auto" w:fill="FFFFFF"/>
        </w:rPr>
        <w:t>O. tshawytscha</w:t>
      </w:r>
      <w:r w:rsidR="00FC6E80" w:rsidRPr="00A017CB">
        <w:rPr>
          <w:rFonts w:cstheme="minorHAnsi"/>
          <w:color w:val="202122"/>
          <w:shd w:val="clear" w:color="auto" w:fill="FFFFFF"/>
        </w:rPr>
        <w:t xml:space="preserve">), and pink salmon (Thornton 1998). </w:t>
      </w:r>
      <w:del w:id="208" w:author="Gende, Scott M" w:date="2026-07-20T14:57:00Z" w16du:dateUtc="2026-07-20T22:57:00Z">
        <w:r w:rsidR="00FC6E80" w:rsidDel="0027396A">
          <w:delText xml:space="preserve">Originally designated a National Monument in 1910 for the purpose of conserving the site of an 1804 battle </w:delText>
        </w:r>
        <w:r w:rsidR="00FC6E80" w:rsidRPr="00A017CB" w:rsidDel="0027396A">
          <w:rPr>
            <w:rFonts w:cstheme="minorHAnsi"/>
            <w:color w:val="202122"/>
            <w:shd w:val="clear" w:color="auto" w:fill="FFFFFF"/>
          </w:rPr>
          <w:delText>between the native Tlingit Kiks.ádi clan and Russian colonizers</w:delText>
        </w:r>
        <w:r w:rsidR="00FC6E80" w:rsidDel="0027396A">
          <w:rPr>
            <w:rFonts w:cstheme="minorHAnsi"/>
            <w:color w:val="202122"/>
            <w:shd w:val="clear" w:color="auto" w:fill="FFFFFF"/>
          </w:rPr>
          <w:delText xml:space="preserve">, </w:delText>
        </w:r>
        <w:r w:rsidR="00FC6E80" w:rsidDel="0027396A">
          <w:delText>today the park is managed to</w:delText>
        </w:r>
        <w:r w:rsidR="00FC6E80" w:rsidRPr="00A017CB" w:rsidDel="0027396A">
          <w:rPr>
            <w:rFonts w:cstheme="minorHAnsi"/>
            <w:color w:val="202122"/>
            <w:shd w:val="clear" w:color="auto" w:fill="FFFFFF"/>
          </w:rPr>
          <w:delText xml:space="preserve"> </w:delText>
        </w:r>
      </w:del>
      <w:del w:id="209" w:author="Gende, Scott M" w:date="2026-07-19T12:21:00Z" w16du:dateUtc="2026-07-19T20:21:00Z">
        <w:r w:rsidR="00FC6E80" w:rsidRPr="00A017CB" w:rsidDel="004B15D9">
          <w:rPr>
            <w:rFonts w:cstheme="minorHAnsi"/>
            <w:color w:val="202122"/>
            <w:shd w:val="clear" w:color="auto" w:fill="FFFFFF"/>
          </w:rPr>
          <w:delText xml:space="preserve">preserve </w:delText>
        </w:r>
      </w:del>
      <w:del w:id="210" w:author="Gende, Scott M" w:date="2026-07-19T12:22:00Z" w16du:dateUtc="2026-07-19T20:22:00Z">
        <w:r w:rsidR="00FC6E80" w:rsidDel="004B15D9">
          <w:rPr>
            <w:rFonts w:cstheme="minorHAnsi"/>
            <w:color w:val="202122"/>
            <w:shd w:val="clear" w:color="auto" w:fill="FFFFFF"/>
          </w:rPr>
          <w:delText xml:space="preserve">not only the historical battleground, but </w:delText>
        </w:r>
        <w:r w:rsidR="00FC6E80" w:rsidRPr="00A017CB" w:rsidDel="004B15D9">
          <w:rPr>
            <w:rFonts w:cstheme="minorHAnsi"/>
            <w:color w:val="202122"/>
            <w:shd w:val="clear" w:color="auto" w:fill="FFFFFF"/>
          </w:rPr>
          <w:delText xml:space="preserve">the </w:delText>
        </w:r>
        <w:r w:rsidR="00FC6E80" w:rsidDel="004B15D9">
          <w:delText>ecosystems</w:delText>
        </w:r>
        <w:r w:rsidR="00FC6E80" w:rsidRPr="00A017CB" w:rsidDel="004B15D9">
          <w:rPr>
            <w:rFonts w:cstheme="minorHAnsi"/>
            <w:color w:val="202122"/>
            <w:shd w:val="clear" w:color="auto" w:fill="FFFFFF"/>
          </w:rPr>
          <w:delText xml:space="preserve"> </w:delText>
        </w:r>
        <w:r w:rsidR="00FC6E80" w:rsidDel="004B15D9">
          <w:rPr>
            <w:rFonts w:cstheme="minorHAnsi"/>
            <w:color w:val="202122"/>
            <w:shd w:val="clear" w:color="auto" w:fill="FFFFFF"/>
          </w:rPr>
          <w:delText xml:space="preserve">and </w:delText>
        </w:r>
      </w:del>
      <w:del w:id="211" w:author="Gende, Scott M" w:date="2026-07-20T14:57:00Z" w16du:dateUtc="2026-07-20T22:57:00Z">
        <w:r w:rsidR="00FC6E80" w:rsidRPr="00A017CB" w:rsidDel="0027396A">
          <w:rPr>
            <w:rFonts w:cstheme="minorHAnsi"/>
            <w:color w:val="202122"/>
            <w:shd w:val="clear" w:color="auto" w:fill="FFFFFF"/>
          </w:rPr>
          <w:delText>natural resources</w:delText>
        </w:r>
      </w:del>
      <w:del w:id="212" w:author="Gende, Scott M" w:date="2026-07-19T12:22:00Z" w16du:dateUtc="2026-07-19T20:22:00Z">
        <w:r w:rsidR="00FC6E80" w:rsidRPr="00A017CB" w:rsidDel="004B15D9">
          <w:rPr>
            <w:rFonts w:cstheme="minorHAnsi"/>
            <w:color w:val="202122"/>
            <w:shd w:val="clear" w:color="auto" w:fill="FFFFFF"/>
          </w:rPr>
          <w:delText xml:space="preserve"> present in the surrounding area</w:delText>
        </w:r>
      </w:del>
      <w:del w:id="213" w:author="Gende, Scott M" w:date="2026-07-20T14:57:00Z" w16du:dateUtc="2026-07-20T22:57:00Z">
        <w:r w:rsidR="00FC6E80" w:rsidDel="0027396A">
          <w:rPr>
            <w:rFonts w:cstheme="minorHAnsi"/>
            <w:color w:val="202122"/>
            <w:shd w:val="clear" w:color="auto" w:fill="FFFFFF"/>
          </w:rPr>
          <w:delText xml:space="preserve">. </w:delText>
        </w:r>
      </w:del>
    </w:p>
    <w:p w14:paraId="3EFEC78A" w14:textId="113290C1" w:rsidR="001F4F8B" w:rsidRDefault="0027396A" w:rsidP="00FC6E80">
      <w:pPr>
        <w:spacing w:after="0" w:line="480" w:lineRule="auto"/>
        <w:ind w:firstLine="720"/>
        <w:rPr>
          <w:ins w:id="214" w:author="Gende, Scott M" w:date="2026-09-30T10:52:00Z" w16du:dateUtc="2026-09-30T18:52:00Z"/>
        </w:rPr>
      </w:pPr>
      <w:ins w:id="215" w:author="Gende, Scott M" w:date="2026-07-20T14:57:00Z" w16du:dateUtc="2026-07-20T22:57:00Z">
        <w:r>
          <w:rPr>
            <w:rFonts w:cstheme="minorHAnsi"/>
            <w:color w:val="202122"/>
            <w:shd w:val="clear" w:color="auto" w:fill="FFFFFF"/>
          </w:rPr>
          <w:lastRenderedPageBreak/>
          <w:t>While native to the Indian river, pink salmon abundances hav</w:t>
        </w:r>
      </w:ins>
      <w:ins w:id="216" w:author="Gende, Scott M" w:date="2026-07-20T14:58:00Z" w16du:dateUtc="2026-07-20T22:58:00Z">
        <w:r>
          <w:rPr>
            <w:rFonts w:cstheme="minorHAnsi"/>
            <w:color w:val="202122"/>
            <w:shd w:val="clear" w:color="auto" w:fill="FFFFFF"/>
          </w:rPr>
          <w:t xml:space="preserve">e </w:t>
        </w:r>
      </w:ins>
      <w:del w:id="217" w:author="Gende, Scott M" w:date="2026-07-20T14:58:00Z" w16du:dateUtc="2026-07-20T22:58:00Z">
        <w:r w:rsidR="00FC6E80" w:rsidDel="0027396A">
          <w:rPr>
            <w:rFonts w:cstheme="minorHAnsi"/>
            <w:color w:val="202122"/>
            <w:shd w:val="clear" w:color="auto" w:fill="FFFFFF"/>
          </w:rPr>
          <w:delText>Although p</w:delText>
        </w:r>
        <w:r w:rsidR="00FC6E80" w:rsidRPr="00A017CB" w:rsidDel="0027396A">
          <w:rPr>
            <w:rFonts w:cstheme="minorHAnsi"/>
            <w:color w:val="202122"/>
            <w:shd w:val="clear" w:color="auto" w:fill="FFFFFF"/>
          </w:rPr>
          <w:delText xml:space="preserve">ink salmon </w:delText>
        </w:r>
        <w:r w:rsidR="00FC6E80" w:rsidDel="0027396A">
          <w:rPr>
            <w:rFonts w:cstheme="minorHAnsi"/>
            <w:color w:val="202122"/>
            <w:shd w:val="clear" w:color="auto" w:fill="FFFFFF"/>
          </w:rPr>
          <w:delText>have historically been</w:delText>
        </w:r>
        <w:r w:rsidR="00FC6E80" w:rsidRPr="00A017CB" w:rsidDel="0027396A">
          <w:rPr>
            <w:rFonts w:cstheme="minorHAnsi"/>
            <w:color w:val="202122"/>
            <w:shd w:val="clear" w:color="auto" w:fill="FFFFFF"/>
          </w:rPr>
          <w:delText xml:space="preserve"> the most abundant </w:delText>
        </w:r>
        <w:r w:rsidR="00FC6E80" w:rsidDel="0027396A">
          <w:rPr>
            <w:rFonts w:cstheme="minorHAnsi"/>
            <w:color w:val="202122"/>
            <w:shd w:val="clear" w:color="auto" w:fill="FFFFFF"/>
          </w:rPr>
          <w:delText xml:space="preserve">salmon </w:delText>
        </w:r>
        <w:r w:rsidR="00FC6E80" w:rsidRPr="00A017CB" w:rsidDel="0027396A">
          <w:rPr>
            <w:rFonts w:cstheme="minorHAnsi"/>
            <w:color w:val="202122"/>
            <w:shd w:val="clear" w:color="auto" w:fill="FFFFFF"/>
          </w:rPr>
          <w:delText xml:space="preserve">species </w:delText>
        </w:r>
      </w:del>
      <w:del w:id="218" w:author="Gende, Scott M" w:date="2026-07-17T10:45:00Z" w16du:dateUtc="2026-07-17T18:45:00Z">
        <w:r w:rsidR="00FC6E80" w:rsidRPr="00A017CB" w:rsidDel="006513C9">
          <w:rPr>
            <w:rFonts w:cstheme="minorHAnsi"/>
            <w:color w:val="202122"/>
            <w:shd w:val="clear" w:color="auto" w:fill="FFFFFF"/>
          </w:rPr>
          <w:delText xml:space="preserve">at </w:delText>
        </w:r>
      </w:del>
      <w:del w:id="219" w:author="Gende, Scott M" w:date="2026-07-20T14:58:00Z" w16du:dateUtc="2026-07-20T22:58:00Z">
        <w:r w:rsidR="00FC6E80" w:rsidRPr="00A017CB" w:rsidDel="0027396A">
          <w:rPr>
            <w:rFonts w:cstheme="minorHAnsi"/>
            <w:color w:val="202122"/>
            <w:shd w:val="clear" w:color="auto" w:fill="FFFFFF"/>
          </w:rPr>
          <w:delText>Indian River,</w:delText>
        </w:r>
        <w:r w:rsidR="00FC6E80" w:rsidDel="0027396A">
          <w:rPr>
            <w:rFonts w:cstheme="minorHAnsi"/>
            <w:color w:val="202122"/>
            <w:shd w:val="clear" w:color="auto" w:fill="FFFFFF"/>
          </w:rPr>
          <w:delText xml:space="preserve"> </w:delText>
        </w:r>
        <w:r w:rsidR="00FC6E80" w:rsidRPr="00CD14B8" w:rsidDel="0027396A">
          <w:delText xml:space="preserve">their numbers </w:delText>
        </w:r>
      </w:del>
      <w:del w:id="220" w:author="Gende, Scott M" w:date="2026-09-30T10:47:00Z" w16du:dateUtc="2026-09-30T18:47:00Z">
        <w:r w:rsidR="00FC6E80" w:rsidRPr="00CD14B8" w:rsidDel="00C10491">
          <w:delText xml:space="preserve">have </w:delText>
        </w:r>
      </w:del>
      <w:r w:rsidR="00FC6E80" w:rsidRPr="00CD14B8">
        <w:t>increased rapidly in the last</w:t>
      </w:r>
      <w:r w:rsidR="00FC6E80">
        <w:t xml:space="preserve"> 30</w:t>
      </w:r>
      <w:r w:rsidR="00FC6E80" w:rsidRPr="00CD14B8">
        <w:t xml:space="preserve"> years</w:t>
      </w:r>
      <w:r w:rsidR="00FC6E80">
        <w:t xml:space="preserve">. </w:t>
      </w:r>
      <w:commentRangeStart w:id="221"/>
      <w:r w:rsidR="00FC6E80">
        <w:t>The Alaska Department of Fish and Game (ADFG) pe</w:t>
      </w:r>
      <w:commentRangeEnd w:id="221"/>
      <w:r w:rsidR="001F4F8B">
        <w:rPr>
          <w:rStyle w:val="CommentReference"/>
          <w:sz w:val="24"/>
          <w:szCs w:val="24"/>
        </w:rPr>
        <w:commentReference w:id="221"/>
      </w:r>
      <w:r w:rsidR="00FC6E80">
        <w:t xml:space="preserve">ak escapement surveys have estimated that, since 1980, </w:t>
      </w:r>
      <w:ins w:id="222" w:author="Gende, Scott M" w:date="2026-07-17T10:46:00Z" w16du:dateUtc="2026-07-17T18:46:00Z">
        <w:r w:rsidR="006513C9">
          <w:t xml:space="preserve">the population </w:t>
        </w:r>
      </w:ins>
      <w:del w:id="223" w:author="Gende, Scott M" w:date="2026-07-17T10:46:00Z" w16du:dateUtc="2026-07-17T18:46:00Z">
        <w:r w:rsidR="00FC6E80" w:rsidDel="006513C9">
          <w:delText xml:space="preserve">Indian River pink salmon abundance </w:delText>
        </w:r>
      </w:del>
      <w:r w:rsidR="00FC6E80">
        <w:t xml:space="preserve">has increased from </w:t>
      </w:r>
      <w:del w:id="224" w:author="Gende, Scott M" w:date="2026-07-17T10:46:00Z" w16du:dateUtc="2026-07-17T18:46:00Z">
        <w:r w:rsidR="00FC6E80" w:rsidDel="006513C9">
          <w:delText xml:space="preserve">run of </w:delText>
        </w:r>
      </w:del>
      <w:r w:rsidR="00FC6E80">
        <w:t xml:space="preserve">several thousand to </w:t>
      </w:r>
      <w:del w:id="225" w:author="Gende, Scott M" w:date="2026-07-17T10:46:00Z" w16du:dateUtc="2026-07-17T18:46:00Z">
        <w:r w:rsidR="00FC6E80" w:rsidDel="006513C9">
          <w:delText xml:space="preserve">runs </w:delText>
        </w:r>
      </w:del>
      <w:r w:rsidR="00FC6E80">
        <w:t xml:space="preserve">regularly exceeding 100,000 fish annually (Stopha 2015). </w:t>
      </w:r>
      <w:ins w:id="226" w:author="Gende, Scott M" w:date="2026-07-19T12:45:00Z" w16du:dateUtc="2026-07-19T20:45:00Z">
        <w:r w:rsidR="00DE3165">
          <w:t xml:space="preserve">In 2023 the peak </w:t>
        </w:r>
      </w:ins>
      <w:ins w:id="227" w:author="Gende, Scott M" w:date="2026-07-19T12:46:00Z" w16du:dateUtc="2026-07-19T20:46:00Z">
        <w:r w:rsidR="00DE3165">
          <w:t xml:space="preserve">escapement </w:t>
        </w:r>
      </w:ins>
      <w:del w:id="228" w:author="Gende, Scott M" w:date="2026-07-17T10:46:00Z" w16du:dateUtc="2026-07-17T18:46:00Z">
        <w:r w:rsidR="00FC6E80" w:rsidDel="006513C9">
          <w:delText xml:space="preserve">Increases in Indian River pink salmon abundance, </w:delText>
        </w:r>
      </w:del>
      <w:ins w:id="229" w:author="Gende, Scott M" w:date="2026-09-15T15:44:00Z" w16du:dateUtc="2026-09-15T23:44:00Z">
        <w:r w:rsidR="00562711">
          <w:t>was…</w:t>
        </w:r>
      </w:ins>
    </w:p>
    <w:p w14:paraId="76DFBECC" w14:textId="784084B6" w:rsidR="00C10491" w:rsidRDefault="00C10491" w:rsidP="00FC6E80">
      <w:pPr>
        <w:spacing w:after="0" w:line="480" w:lineRule="auto"/>
        <w:ind w:firstLine="720"/>
        <w:rPr>
          <w:ins w:id="230" w:author="Gende, Scott M" w:date="2026-07-19T12:52:00Z" w16du:dateUtc="2026-07-19T20:52:00Z"/>
        </w:rPr>
      </w:pPr>
      <w:ins w:id="231" w:author="Gende, Scott M" w:date="2026-09-30T10:52:00Z" w16du:dateUtc="2026-09-30T18:52:00Z">
        <w:r>
          <w:t xml:space="preserve">The park </w:t>
        </w:r>
      </w:ins>
      <w:ins w:id="232" w:author="Gende, Scott M" w:date="2026-09-30T10:53:00Z" w16du:dateUtc="2026-09-30T18:53:00Z">
        <w:r>
          <w:t>has concern over the increases in pink salmon as they can have deleterious impacts to the river ecosystem via a suite of mechansims.  When a large salmon run coincides with low stream flows and warm temperatures, dissolved oxygen concentrations may be diminished through both direct consumption of oxygen by living fish and the respiration of microbes decomposing their carcasses</w:t>
        </w:r>
      </w:ins>
      <w:ins w:id="233" w:author="Gende, Scott M" w:date="2026-09-30T10:54:00Z" w16du:dateUtc="2026-09-30T18:54:00Z">
        <w:r>
          <w:t>.  S</w:t>
        </w:r>
      </w:ins>
      <w:ins w:id="234" w:author="Gende, Scott M" w:date="2026-09-30T10:53:00Z" w16du:dateUtc="2026-09-30T18:53:00Z">
        <w:r>
          <w:t xml:space="preserve">evere hypoxia events capable of compromising a stream’s ability to sustain other resident fish species </w:t>
        </w:r>
      </w:ins>
      <w:ins w:id="235" w:author="Gende, Scott M" w:date="2026-09-30T10:54:00Z" w16du:dateUtc="2026-09-30T18:54:00Z">
        <w:r>
          <w:t xml:space="preserve">has been documented previously </w:t>
        </w:r>
      </w:ins>
      <w:ins w:id="236" w:author="Gende, Scott M" w:date="2026-09-30T10:53:00Z" w16du:dateUtc="2026-09-30T18:53:00Z">
        <w:r>
          <w:t>(Murphy 1985, Sergeant et al. 2023)</w:t>
        </w:r>
        <w:r w:rsidRPr="00F66941">
          <w:t xml:space="preserve">. In </w:t>
        </w:r>
      </w:ins>
      <w:ins w:id="237" w:author="Gende, Scott M" w:date="2026-09-30T10:54:00Z" w16du:dateUtc="2026-09-30T18:54:00Z">
        <w:r>
          <w:t xml:space="preserve">these </w:t>
        </w:r>
      </w:ins>
      <w:ins w:id="238" w:author="Gende, Scott M" w:date="2026-09-30T10:53:00Z" w16du:dateUtc="2026-09-30T18:53:00Z">
        <w:r w:rsidRPr="00F66941">
          <w:t>instance</w:t>
        </w:r>
      </w:ins>
      <w:ins w:id="239" w:author="Gende, Scott M" w:date="2026-09-30T10:54:00Z" w16du:dateUtc="2026-09-30T18:54:00Z">
        <w:r>
          <w:t>s</w:t>
        </w:r>
      </w:ins>
      <w:ins w:id="240" w:author="Gende, Scott M" w:date="2026-09-30T10:53:00Z" w16du:dateUtc="2026-09-30T18:53:00Z">
        <w:r w:rsidRPr="00F66941">
          <w:t>, females may die before spawning due to lowered oxygen levels (Sergeant et al. 2017, Tillotson and Quinn 2017).</w:t>
        </w:r>
      </w:ins>
      <w:ins w:id="241" w:author="Gende, Scott M" w:date="2026-09-30T10:54:00Z" w16du:dateUtc="2026-09-30T18:54:00Z">
        <w:r>
          <w:t xml:space="preserve">  This phenomena has also been obser</w:t>
        </w:r>
      </w:ins>
      <w:ins w:id="242" w:author="Gende, Scott M" w:date="2026-09-30T10:55:00Z" w16du:dateUtc="2026-09-30T18:55:00Z">
        <w:r>
          <w:t xml:space="preserve">ved in the Indian River (summarize Sergeant…)  </w:t>
        </w:r>
      </w:ins>
    </w:p>
    <w:p w14:paraId="131895B3" w14:textId="0ECBA981" w:rsidR="00391B52" w:rsidRDefault="001F4F8B">
      <w:pPr>
        <w:spacing w:after="0" w:line="480" w:lineRule="auto"/>
        <w:ind w:firstLine="720"/>
        <w:rPr>
          <w:ins w:id="243" w:author="Gende, Scott M" w:date="2026-07-17T10:56:00Z" w16du:dateUtc="2026-07-17T18:56:00Z"/>
        </w:rPr>
        <w:pPrChange w:id="244" w:author="Gende, Scott M" w:date="2026-09-30T10:47:00Z" w16du:dateUtc="2026-09-30T18:47:00Z">
          <w:pPr>
            <w:spacing w:after="0" w:line="480" w:lineRule="auto"/>
          </w:pPr>
        </w:pPrChange>
      </w:pPr>
      <w:ins w:id="245" w:author="Gende, Scott M" w:date="2026-07-19T12:53:00Z" w16du:dateUtc="2026-07-19T20:53:00Z">
        <w:r>
          <w:t>The</w:t>
        </w:r>
      </w:ins>
      <w:ins w:id="246" w:author="Gende, Scott M" w:date="2026-07-19T12:26:00Z" w16du:dateUtc="2026-07-19T20:26:00Z">
        <w:r w:rsidR="004B15D9">
          <w:t xml:space="preserve"> marked increase </w:t>
        </w:r>
      </w:ins>
      <w:ins w:id="247" w:author="Gende, Scott M" w:date="2026-07-19T12:53:00Z" w16du:dateUtc="2026-07-19T20:53:00Z">
        <w:r>
          <w:t xml:space="preserve">in pink salmon in the early 1980s was </w:t>
        </w:r>
      </w:ins>
      <w:del w:id="248" w:author="Gende, Scott M" w:date="2026-07-17T10:46:00Z" w16du:dateUtc="2026-07-17T18:46:00Z">
        <w:r w:rsidR="00FC6E80" w:rsidDel="006513C9">
          <w:delText>i</w:delText>
        </w:r>
      </w:del>
      <w:del w:id="249" w:author="Gende, Scott M" w:date="2026-07-17T10:47:00Z" w16du:dateUtc="2026-07-17T18:47:00Z">
        <w:r w:rsidR="00FC6E80" w:rsidDel="006513C9">
          <w:delText xml:space="preserve">nitially observed </w:delText>
        </w:r>
      </w:del>
      <w:del w:id="250" w:author="Gende, Scott M" w:date="2026-07-19T12:26:00Z" w16du:dateUtc="2026-07-19T20:26:00Z">
        <w:r w:rsidR="00FC6E80" w:rsidDel="004B15D9">
          <w:delText xml:space="preserve">in the </w:delText>
        </w:r>
      </w:del>
      <w:del w:id="251" w:author="Gende, Scott M" w:date="2026-07-19T12:53:00Z" w16du:dateUtc="2026-07-19T20:53:00Z">
        <w:r w:rsidR="00FC6E80" w:rsidDel="001F4F8B">
          <w:delText>1980s</w:delText>
        </w:r>
      </w:del>
      <w:del w:id="252" w:author="Gende, Scott M" w:date="2026-07-17T10:47:00Z" w16du:dateUtc="2026-07-17T18:47:00Z">
        <w:r w:rsidR="00FC6E80" w:rsidDel="006513C9">
          <w:delText xml:space="preserve">, </w:delText>
        </w:r>
      </w:del>
      <w:r w:rsidR="00FC6E80">
        <w:t>coincide</w:t>
      </w:r>
      <w:ins w:id="253" w:author="Gende, Scott M" w:date="2026-07-19T12:26:00Z" w16du:dateUtc="2026-07-19T20:26:00Z">
        <w:r w:rsidR="004B15D9">
          <w:t xml:space="preserve">nt with </w:t>
        </w:r>
        <w:r w:rsidR="00DD36B5">
          <w:t xml:space="preserve">the </w:t>
        </w:r>
      </w:ins>
      <w:ins w:id="254" w:author="Gende, Scott M" w:date="2026-09-15T15:44:00Z" w16du:dateUtc="2026-09-15T23:44:00Z">
        <w:r w:rsidR="00562711">
          <w:t>opening</w:t>
        </w:r>
      </w:ins>
      <w:ins w:id="255" w:author="Gende, Scott M" w:date="2026-07-19T12:26:00Z" w16du:dateUtc="2026-07-19T20:26:00Z">
        <w:r w:rsidR="00DD36B5">
          <w:t xml:space="preserve"> of the </w:t>
        </w:r>
      </w:ins>
      <w:del w:id="256" w:author="Gende, Scott M" w:date="2026-07-19T12:26:00Z" w16du:dateUtc="2026-07-19T20:26:00Z">
        <w:r w:rsidR="00FC6E80" w:rsidDel="00DD36B5">
          <w:delText xml:space="preserve">d with the commencement of operations at </w:delText>
        </w:r>
      </w:del>
      <w:ins w:id="257" w:author="Gende, Scott M" w:date="2026-07-17T10:47:00Z" w16du:dateUtc="2026-07-17T18:47:00Z">
        <w:r w:rsidR="006513C9">
          <w:t xml:space="preserve">the </w:t>
        </w:r>
      </w:ins>
      <w:r w:rsidR="00FC6E80">
        <w:t xml:space="preserve">Sheldon Jackson Hatchery (SJH), a </w:t>
      </w:r>
      <w:del w:id="258" w:author="Gende, Scott M" w:date="2026-07-17T10:47:00Z" w16du:dateUtc="2026-07-17T18:47:00Z">
        <w:r w:rsidR="00FC6E80" w:rsidDel="006513C9">
          <w:delText xml:space="preserve">pink </w:delText>
        </w:r>
      </w:del>
      <w:r w:rsidR="00FC6E80">
        <w:t>salmon hatchery located approximately 1 km</w:t>
      </w:r>
      <w:r w:rsidR="00FC6E80" w:rsidRPr="00CD14B8">
        <w:t xml:space="preserve"> from the mouth of </w:t>
      </w:r>
      <w:r w:rsidR="00FC6E80" w:rsidRPr="00CF3314">
        <w:t>the Indian River</w:t>
      </w:r>
      <w:r w:rsidR="00FC6E80">
        <w:t xml:space="preserve"> (Figure 1). </w:t>
      </w:r>
      <w:ins w:id="259" w:author="Gende, Scott M" w:date="2026-07-17T10:54:00Z" w16du:dateUtc="2026-07-17T18:54:00Z">
        <w:r w:rsidR="00391B52">
          <w:t xml:space="preserve">Established in 1975, </w:t>
        </w:r>
      </w:ins>
      <w:del w:id="260" w:author="Gende, Scott M" w:date="2026-07-17T10:54:00Z" w16du:dateUtc="2026-07-17T18:54:00Z">
        <w:r w:rsidR="00FC6E80" w:rsidDel="00391B52">
          <w:delText xml:space="preserve">Currently operated by </w:delText>
        </w:r>
        <w:r w:rsidR="00FC6E80" w:rsidRPr="00CD14B8" w:rsidDel="00391B52">
          <w:delText>the not-for-profit Sitka Sound Science Center</w:delText>
        </w:r>
        <w:r w:rsidR="00FC6E80" w:rsidDel="00391B52">
          <w:delText xml:space="preserve">, </w:delText>
        </w:r>
      </w:del>
      <w:r w:rsidR="00FC6E80">
        <w:t xml:space="preserve">the </w:t>
      </w:r>
      <w:ins w:id="261" w:author="Gende, Scott M" w:date="2026-09-30T10:48:00Z" w16du:dateUtc="2026-09-30T18:48:00Z">
        <w:r w:rsidR="00C10491">
          <w:t xml:space="preserve">hatchery has reared pink salmon with the </w:t>
        </w:r>
      </w:ins>
      <w:del w:id="262" w:author="Gende, Scott M" w:date="2026-07-17T10:55:00Z" w16du:dateUtc="2026-07-17T18:55:00Z">
        <w:r w:rsidR="00FC6E80" w:rsidDel="00391B52">
          <w:delText>hatchery</w:delText>
        </w:r>
      </w:del>
      <w:del w:id="263" w:author="Gende, Scott M" w:date="2026-07-17T10:53:00Z" w16du:dateUtc="2026-07-17T18:53:00Z">
        <w:r w:rsidR="00FC6E80" w:rsidDel="00625BFF">
          <w:delText xml:space="preserve"> was originally </w:delText>
        </w:r>
      </w:del>
      <w:del w:id="264" w:author="Gende, Scott M" w:date="2026-07-17T10:52:00Z" w16du:dateUtc="2026-07-17T18:52:00Z">
        <w:r w:rsidR="00FC6E80" w:rsidDel="00625BFF">
          <w:delText xml:space="preserve">established in 1975 </w:delText>
        </w:r>
      </w:del>
      <w:del w:id="265" w:author="Gende, Scott M" w:date="2026-07-17T10:53:00Z" w16du:dateUtc="2026-07-17T18:53:00Z">
        <w:r w:rsidR="00FC6E80" w:rsidDel="00625BFF">
          <w:delText>by Sheldon Jackson College</w:delText>
        </w:r>
      </w:del>
      <w:del w:id="266" w:author="Gende, Scott M" w:date="2026-07-17T10:55:00Z" w16du:dateUtc="2026-07-17T18:55:00Z">
        <w:r w:rsidR="00FC6E80" w:rsidDel="00391B52">
          <w:delText xml:space="preserve">, with the </w:delText>
        </w:r>
      </w:del>
      <w:r w:rsidR="00FC6E80">
        <w:t xml:space="preserve">initial broodstock </w:t>
      </w:r>
      <w:ins w:id="267" w:author="Gende, Scott M" w:date="2026-07-17T10:55:00Z" w16du:dateUtc="2026-07-17T18:55:00Z">
        <w:r w:rsidR="00391B52">
          <w:t xml:space="preserve">of the </w:t>
        </w:r>
      </w:ins>
      <w:r w:rsidR="00FC6E80">
        <w:lastRenderedPageBreak/>
        <w:t xml:space="preserve">sourced from pink salmon at the Indian River (even years) and </w:t>
      </w:r>
      <w:r w:rsidR="00FC6E80" w:rsidRPr="00CD14B8">
        <w:t xml:space="preserve">nearby </w:t>
      </w:r>
      <w:commentRangeStart w:id="268"/>
      <w:r w:rsidR="00FC6E80" w:rsidRPr="00CD14B8">
        <w:t>Starrigavan Creek</w:t>
      </w:r>
      <w:commentRangeEnd w:id="268"/>
      <w:r w:rsidR="00391B52">
        <w:rPr>
          <w:rStyle w:val="CommentReference"/>
          <w:sz w:val="24"/>
          <w:szCs w:val="24"/>
        </w:rPr>
        <w:commentReference w:id="268"/>
      </w:r>
      <w:r w:rsidR="00FC6E80">
        <w:t xml:space="preserve"> (odd years). </w:t>
      </w:r>
      <w:ins w:id="269" w:author="Gende, Scott M" w:date="2026-07-17T10:55:00Z" w16du:dateUtc="2026-07-17T18:55:00Z">
        <w:r w:rsidR="00391B52">
          <w:t xml:space="preserve"> </w:t>
        </w:r>
      </w:ins>
      <w:ins w:id="270" w:author="Gende, Scott M" w:date="2026-07-20T10:46:00Z" w16du:dateUtc="2026-07-20T18:46:00Z">
        <w:r w:rsidR="00835E7A">
          <w:t>Historical egg production</w:t>
        </w:r>
      </w:ins>
      <w:ins w:id="271" w:author="Gende, Scott M" w:date="2026-09-15T15:45:00Z" w16du:dateUtc="2026-09-15T23:45:00Z">
        <w:r w:rsidR="00562711">
          <w:t xml:space="preserve"> was</w:t>
        </w:r>
      </w:ins>
      <w:ins w:id="272" w:author="Gende, Scott M" w:date="2026-09-30T10:48:00Z" w16du:dateUtc="2026-09-30T18:48:00Z">
        <w:r w:rsidR="00C10491">
          <w:t>.  However, i</w:t>
        </w:r>
      </w:ins>
      <w:ins w:id="273" w:author="Gende, Scott M" w:date="2026-07-20T10:46:00Z" w16du:dateUtc="2026-07-20T18:46:00Z">
        <w:r w:rsidR="00835E7A">
          <w:t xml:space="preserve">n 2010, the hatchery was permitted to increase their production of pink salmon eggs from 1 million to 3 million, with most hatchery-reared embryos surviving to be released as fry to the ocean (Stopha 2015).  </w:t>
        </w:r>
      </w:ins>
    </w:p>
    <w:p w14:paraId="3E9EBDAC" w14:textId="0BADE33A" w:rsidR="0027396A" w:rsidRDefault="0027396A" w:rsidP="00391B52">
      <w:pPr>
        <w:spacing w:after="0" w:line="480" w:lineRule="auto"/>
        <w:ind w:firstLine="720"/>
        <w:rPr>
          <w:ins w:id="274" w:author="Gende, Scott M" w:date="2026-07-20T15:01:00Z" w16du:dateUtc="2026-07-20T23:01:00Z"/>
        </w:rPr>
      </w:pPr>
      <w:ins w:id="275" w:author="Gende, Scott M" w:date="2026-07-20T14:58:00Z" w16du:dateUtc="2026-07-20T22:58:00Z">
        <w:r>
          <w:t xml:space="preserve">The increase in pink salmon is likely </w:t>
        </w:r>
      </w:ins>
      <w:ins w:id="276" w:author="Gende, Scott M" w:date="2026-07-20T14:59:00Z" w16du:dateUtc="2026-07-20T22:59:00Z">
        <w:r>
          <w:t xml:space="preserve">related to straying of fish that were reared in the hatchery but return as adults to spawn in the Indian River.  </w:t>
        </w:r>
      </w:ins>
      <w:ins w:id="277" w:author="Gende, Scott M" w:date="2026-07-20T15:00:00Z" w16du:dateUtc="2026-07-20T23:00:00Z">
        <w:r>
          <w:t>While h</w:t>
        </w:r>
      </w:ins>
      <w:ins w:id="278" w:author="Gende, Scott M" w:date="2026-07-20T10:48:00Z" w16du:dateUtc="2026-07-20T18:48:00Z">
        <w:r w:rsidR="00835E7A">
          <w:t xml:space="preserve">oming by adult salmon to their natal streams is </w:t>
        </w:r>
      </w:ins>
      <w:ins w:id="279" w:author="Gende, Scott M" w:date="2026-07-20T10:49:00Z" w16du:dateUtc="2026-07-20T18:49:00Z">
        <w:r w:rsidR="00835E7A">
          <w:t xml:space="preserve">often </w:t>
        </w:r>
      </w:ins>
      <w:ins w:id="280" w:author="Gende, Scott M" w:date="2026-07-20T10:48:00Z" w16du:dateUtc="2026-07-20T18:48:00Z">
        <w:r w:rsidR="00835E7A">
          <w:t xml:space="preserve">imperfect and the </w:t>
        </w:r>
      </w:ins>
      <w:ins w:id="281" w:author="Gende, Scott M" w:date="2026-07-20T10:49:00Z" w16du:dateUtc="2026-07-20T18:49:00Z">
        <w:r w:rsidR="00835E7A">
          <w:t xml:space="preserve">‘straying’ of fish into other streams </w:t>
        </w:r>
      </w:ins>
      <w:ins w:id="282" w:author="Gende, Scott M" w:date="2026-07-20T10:48:00Z" w16du:dateUtc="2026-07-20T18:48:00Z">
        <w:r w:rsidR="00835E7A">
          <w:t>has adaptive value (Quinn 2018)</w:t>
        </w:r>
      </w:ins>
      <w:ins w:id="283" w:author="Gende, Scott M" w:date="2026-07-20T15:00:00Z" w16du:dateUtc="2026-07-20T23:00:00Z">
        <w:r>
          <w:t xml:space="preserve">, straying of hatchery fish into </w:t>
        </w:r>
      </w:ins>
      <w:ins w:id="284" w:author="Gende, Scott M" w:date="2026-07-20T15:02:00Z" w16du:dateUtc="2026-07-20T23:02:00Z">
        <w:r>
          <w:t xml:space="preserve">nearby streams </w:t>
        </w:r>
      </w:ins>
      <w:ins w:id="285" w:author="Gende, Scott M" w:date="2026-07-20T15:00:00Z" w16du:dateUtc="2026-07-20T23:00:00Z">
        <w:r>
          <w:t xml:space="preserve">is typically a management concern.  </w:t>
        </w:r>
      </w:ins>
      <w:ins w:id="286" w:author="Gende, Scott M" w:date="2026-07-20T15:01:00Z" w16du:dateUtc="2026-07-20T23:01:00Z">
        <w:r w:rsidRPr="00CB640B">
          <w:rPr>
            <w:i/>
            <w:iCs/>
            <w:rPrChange w:id="287" w:author="Gende, Scott M" w:date="2026-09-15T16:20:00Z" w16du:dateUtc="2026-09-16T00:20:00Z">
              <w:rPr/>
            </w:rPrChange>
          </w:rPr>
          <w:t xml:space="preserve">1 sentence on </w:t>
        </w:r>
      </w:ins>
      <w:ins w:id="288" w:author="Gende, Scott M" w:date="2026-07-20T15:03:00Z" w16du:dateUtc="2026-07-20T23:03:00Z">
        <w:r w:rsidRPr="00CB640B">
          <w:rPr>
            <w:i/>
            <w:iCs/>
            <w:rPrChange w:id="289" w:author="Gende, Scott M" w:date="2026-09-15T16:20:00Z" w16du:dateUtc="2026-09-16T00:20:00Z">
              <w:rPr/>
            </w:rPrChange>
          </w:rPr>
          <w:t>hybridization and reduction in local adaptation</w:t>
        </w:r>
        <w:r>
          <w:t>.  The Alaska Dept Fish and game have a management target of no more than 2%......</w:t>
        </w:r>
      </w:ins>
      <w:ins w:id="290" w:author="Gende, Scott M" w:date="2026-07-20T10:48:00Z" w16du:dateUtc="2026-07-20T18:48:00Z">
        <w:r w:rsidR="00835E7A">
          <w:t xml:space="preserve">(Anderson et al. 2014, McMillan et al. 2023, May et al. 2024). </w:t>
        </w:r>
      </w:ins>
      <w:ins w:id="291" w:author="Gende, Scott M" w:date="2026-07-20T10:50:00Z" w16du:dateUtc="2026-07-20T18:50:00Z">
        <w:r w:rsidR="00835E7A">
          <w:t xml:space="preserve">  </w:t>
        </w:r>
      </w:ins>
      <w:ins w:id="292" w:author="Gende, Scott M" w:date="2026-09-15T15:46:00Z" w16du:dateUtc="2026-09-15T23:46:00Z">
        <w:r w:rsidR="00FD2FB3">
          <w:t>I</w:t>
        </w:r>
      </w:ins>
      <w:ins w:id="293" w:author="Gende, Scott M" w:date="2026-07-20T15:03:00Z" w16du:dateUtc="2026-07-20T23:03:00Z">
        <w:r>
          <w:t xml:space="preserve">n the </w:t>
        </w:r>
      </w:ins>
      <w:ins w:id="294" w:author="Gende, Scott M" w:date="2026-07-20T15:04:00Z" w16du:dateUtc="2026-07-20T23:04:00Z">
        <w:r>
          <w:t xml:space="preserve">Indian River </w:t>
        </w:r>
        <w:r w:rsidRPr="0027396A">
          <w:t>‘stray’ pink salmon that originated in the hatchery were found to make up one third of all individuals sampled in a year, although the rates of straying observed vary considerably (Gende and Carter 2015, Stopha 2015, Alaska Department of Fish and Game 2024b)</w:t>
        </w:r>
        <w:r>
          <w:t xml:space="preserve">.  </w:t>
        </w:r>
      </w:ins>
      <w:ins w:id="295" w:author="Gende, Scott M" w:date="2026-09-15T16:20:00Z" w16du:dateUtc="2026-09-16T00:20:00Z">
        <w:r w:rsidR="00CB640B">
          <w:t>.</w:t>
        </w:r>
        <w:r w:rsidR="00CB640B">
          <w:rPr>
            <w:strike/>
          </w:rPr>
          <w:t xml:space="preserve">  </w:t>
        </w:r>
        <w:r w:rsidR="00CB640B">
          <w:t>Wild salmon can be differentiated from hatchery fish because all pink salmon released by the hatchery are subject to otolith marking</w:t>
        </w:r>
      </w:ins>
    </w:p>
    <w:p w14:paraId="4C8C06F3" w14:textId="6EAE8F7D" w:rsidR="00FC6E80" w:rsidRDefault="00FD2FB3" w:rsidP="00391B52">
      <w:pPr>
        <w:spacing w:after="0" w:line="480" w:lineRule="auto"/>
        <w:ind w:firstLine="720"/>
      </w:pPr>
      <w:ins w:id="296" w:author="Gende, Scott M" w:date="2026-09-15T15:46:00Z" w16du:dateUtc="2026-09-15T23:46:00Z">
        <w:r>
          <w:t>T</w:t>
        </w:r>
      </w:ins>
      <w:ins w:id="297" w:author="Gende, Scott M" w:date="2026-07-17T10:57:00Z" w16du:dateUtc="2026-07-17T18:57:00Z">
        <w:r w:rsidR="00391B52">
          <w:t xml:space="preserve">he hydrology and proximity of the </w:t>
        </w:r>
      </w:ins>
      <w:ins w:id="298" w:author="Gende, Scott M" w:date="2026-07-20T10:50:00Z" w16du:dateUtc="2026-07-20T18:50:00Z">
        <w:r w:rsidR="00835E7A">
          <w:t xml:space="preserve">SJC </w:t>
        </w:r>
      </w:ins>
      <w:ins w:id="299" w:author="Gende, Scott M" w:date="2026-07-17T10:57:00Z" w16du:dateUtc="2026-07-17T18:57:00Z">
        <w:r w:rsidR="00391B52">
          <w:t>hatchery</w:t>
        </w:r>
      </w:ins>
      <w:ins w:id="300" w:author="Gende, Scott M" w:date="2026-09-15T15:46:00Z" w16du:dateUtc="2026-09-15T23:46:00Z">
        <w:r>
          <w:t xml:space="preserve"> has</w:t>
        </w:r>
      </w:ins>
      <w:ins w:id="301" w:author="Gende, Scott M" w:date="2026-07-17T10:57:00Z" w16du:dateUtc="2026-07-17T18:57:00Z">
        <w:r w:rsidR="00391B52">
          <w:t xml:space="preserve"> likely contribute</w:t>
        </w:r>
      </w:ins>
      <w:ins w:id="302" w:author="Gende, Scott M" w:date="2026-09-15T15:46:00Z" w16du:dateUtc="2026-09-15T23:46:00Z">
        <w:r>
          <w:t>d</w:t>
        </w:r>
      </w:ins>
      <w:ins w:id="303" w:author="Gende, Scott M" w:date="2026-07-17T10:57:00Z" w16du:dateUtc="2026-07-17T18:57:00Z">
        <w:r w:rsidR="00391B52">
          <w:t xml:space="preserve"> to elevated rates of straying of fish</w:t>
        </w:r>
      </w:ins>
      <w:ins w:id="304" w:author="Gende, Scott M" w:date="2026-07-20T10:50:00Z" w16du:dateUtc="2026-07-20T18:50:00Z">
        <w:r w:rsidR="00835E7A">
          <w:t xml:space="preserve"> into </w:t>
        </w:r>
      </w:ins>
      <w:ins w:id="305" w:author="Gende, Scott M" w:date="2026-07-17T10:58:00Z" w16du:dateUtc="2026-07-17T18:58:00Z">
        <w:r w:rsidR="00391B52">
          <w:t xml:space="preserve">the Indian River.  </w:t>
        </w:r>
      </w:ins>
      <w:ins w:id="306" w:author="Gende, Scott M" w:date="2026-09-15T15:47:00Z" w16du:dateUtc="2026-09-15T23:47:00Z">
        <w:r>
          <w:t>Hatchery operations utilize</w:t>
        </w:r>
      </w:ins>
      <w:ins w:id="307" w:author="Gende, Scott M" w:date="2026-07-17T10:58:00Z" w16du:dateUtc="2026-07-17T18:58:00Z">
        <w:r w:rsidR="00391B52">
          <w:t xml:space="preserve"> </w:t>
        </w:r>
      </w:ins>
      <w:del w:id="308" w:author="Gende, Scott M" w:date="2026-07-17T10:58:00Z" w16du:dateUtc="2026-07-17T18:58:00Z">
        <w:r w:rsidR="00FC6E80" w:rsidDel="00391B52">
          <w:delText xml:space="preserve">Indian River </w:delText>
        </w:r>
      </w:del>
      <w:r w:rsidR="00FC6E80">
        <w:t xml:space="preserve">water </w:t>
      </w:r>
      <w:del w:id="309" w:author="Gende, Scott M" w:date="2026-07-17T10:58:00Z" w16du:dateUtc="2026-07-17T18:58:00Z">
        <w:r w:rsidR="00FC6E80" w:rsidDel="00391B52">
          <w:delText xml:space="preserve">is </w:delText>
        </w:r>
      </w:del>
      <w:ins w:id="310" w:author="Gende, Scott M" w:date="2026-07-17T10:58:00Z" w16du:dateUtc="2026-07-17T18:58:00Z">
        <w:r w:rsidR="00391B52">
          <w:t>from the Indian River</w:t>
        </w:r>
      </w:ins>
      <w:ins w:id="311" w:author="Gende, Scott M" w:date="2026-09-15T15:47:00Z" w16du:dateUtc="2026-09-15T23:47:00Z">
        <w:r>
          <w:t>, which</w:t>
        </w:r>
      </w:ins>
      <w:ins w:id="312" w:author="Gende, Scott M" w:date="2026-07-17T10:58:00Z" w16du:dateUtc="2026-07-17T18:58:00Z">
        <w:r w:rsidR="00391B52">
          <w:t xml:space="preserve"> </w:t>
        </w:r>
      </w:ins>
      <w:ins w:id="313" w:author="Gende, Scott M" w:date="2026-07-17T10:59:00Z" w16du:dateUtc="2026-07-17T18:59:00Z">
        <w:r w:rsidR="00391B52">
          <w:t xml:space="preserve">is diverted </w:t>
        </w:r>
      </w:ins>
      <w:del w:id="314" w:author="Gende, Scott M" w:date="2026-07-17T10:59:00Z" w16du:dateUtc="2026-07-17T18:59:00Z">
        <w:r w:rsidR="00FC6E80" w:rsidDel="00391B52">
          <w:delText xml:space="preserve">diverted </w:delText>
        </w:r>
      </w:del>
      <w:ins w:id="315" w:author="Gende, Scott M" w:date="2026-07-17T10:59:00Z" w16du:dateUtc="2026-07-17T18:59:00Z">
        <w:r w:rsidR="00391B52">
          <w:t xml:space="preserve">just </w:t>
        </w:r>
      </w:ins>
      <w:r w:rsidR="00FC6E80">
        <w:t>upriver of SITK’s boundaries</w:t>
      </w:r>
      <w:del w:id="316" w:author="Gende, Scott M" w:date="2026-07-17T10:59:00Z" w16du:dateUtc="2026-07-17T18:59:00Z">
        <w:r w:rsidR="00FC6E80" w:rsidDel="00391B52">
          <w:delText xml:space="preserve"> to maintain hatchery operations</w:delText>
        </w:r>
      </w:del>
      <w:r w:rsidR="00FC6E80">
        <w:t xml:space="preserve">. </w:t>
      </w:r>
      <w:r w:rsidR="00FC6E80" w:rsidRPr="00CD14B8">
        <w:t>This water is u</w:t>
      </w:r>
      <w:ins w:id="317" w:author="Gende, Scott M" w:date="2026-07-17T11:00:00Z" w16du:dateUtc="2026-07-17T19:00:00Z">
        <w:r w:rsidR="00391B52">
          <w:t xml:space="preserve">tilized for rearing salmon fry </w:t>
        </w:r>
      </w:ins>
      <w:del w:id="318" w:author="Gende, Scott M" w:date="2026-07-17T11:00:00Z" w16du:dateUtc="2026-07-17T19:00:00Z">
        <w:r w:rsidR="00FC6E80" w:rsidRPr="00CD14B8" w:rsidDel="00391B52">
          <w:delText>sed to rear salmon fry</w:delText>
        </w:r>
      </w:del>
      <w:ins w:id="319" w:author="Gende, Scott M" w:date="2026-07-17T10:59:00Z" w16du:dateUtc="2026-07-17T18:59:00Z">
        <w:r w:rsidR="00391B52">
          <w:t>throughout the year</w:t>
        </w:r>
      </w:ins>
      <w:r w:rsidR="00FC6E80" w:rsidRPr="00CD14B8">
        <w:t>, which imprint on its distinct chemical signature</w:t>
      </w:r>
      <w:ins w:id="320" w:author="Gende, Scott M" w:date="2026-07-17T10:59:00Z" w16du:dateUtc="2026-07-17T18:59:00Z">
        <w:r w:rsidR="00391B52">
          <w:t xml:space="preserve"> (REF)</w:t>
        </w:r>
      </w:ins>
      <w:ins w:id="321" w:author="Gende, Scott M" w:date="2026-07-17T11:01:00Z" w16du:dateUtc="2026-07-17T19:01:00Z">
        <w:r w:rsidR="00391B52">
          <w:t xml:space="preserve">.  The water is also released into the estuary during the </w:t>
        </w:r>
      </w:ins>
      <w:del w:id="322" w:author="Gende, Scott M" w:date="2026-07-17T11:01:00Z" w16du:dateUtc="2026-07-17T19:01:00Z">
        <w:r w:rsidR="00FC6E80" w:rsidDel="00391B52">
          <w:delText>, and d</w:delText>
        </w:r>
        <w:r w:rsidR="00FC6E80" w:rsidRPr="00CD14B8" w:rsidDel="00391B52">
          <w:delText xml:space="preserve">uring </w:delText>
        </w:r>
      </w:del>
      <w:ins w:id="323" w:author="Gende, Scott M" w:date="2026-07-17T11:00:00Z" w16du:dateUtc="2026-07-17T19:00:00Z">
        <w:r w:rsidR="00391B52">
          <w:t xml:space="preserve"> </w:t>
        </w:r>
      </w:ins>
      <w:r w:rsidR="00FC6E80" w:rsidRPr="00CD14B8">
        <w:t xml:space="preserve">spawning season </w:t>
      </w:r>
      <w:ins w:id="324" w:author="Gende, Scott M" w:date="2026-07-17T11:00:00Z" w16du:dateUtc="2026-07-17T19:00:00Z">
        <w:r w:rsidR="00391B52">
          <w:t xml:space="preserve">to attract </w:t>
        </w:r>
      </w:ins>
      <w:ins w:id="325" w:author="Gende, Scott M" w:date="2026-07-17T11:01:00Z" w16du:dateUtc="2026-07-17T19:01:00Z">
        <w:r w:rsidR="00391B52">
          <w:t xml:space="preserve">returning </w:t>
        </w:r>
      </w:ins>
      <w:ins w:id="326" w:author="Gende, Scott M" w:date="2026-07-17T11:02:00Z" w16du:dateUtc="2026-07-17T19:02:00Z">
        <w:r w:rsidR="00391B52">
          <w:t>adult salmon.</w:t>
        </w:r>
      </w:ins>
      <w:del w:id="327" w:author="Gende, Scott M" w:date="2026-07-17T11:02:00Z" w16du:dateUtc="2026-07-17T19:02:00Z">
        <w:r w:rsidR="00FC6E80" w:rsidRPr="00CD14B8" w:rsidDel="00391B52">
          <w:delText xml:space="preserve">this diverted </w:delText>
        </w:r>
        <w:r w:rsidR="00FC6E80" w:rsidDel="00391B52">
          <w:delText>Indian River w</w:delText>
        </w:r>
        <w:r w:rsidR="00FC6E80" w:rsidRPr="00CD14B8" w:rsidDel="00391B52">
          <w:delText xml:space="preserve">ater is </w:delText>
        </w:r>
        <w:r w:rsidR="00FC6E80" w:rsidDel="00391B52">
          <w:delText>releas</w:delText>
        </w:r>
        <w:r w:rsidR="00FC6E80" w:rsidRPr="00CD14B8" w:rsidDel="00391B52">
          <w:delText xml:space="preserve">ed into the bay near the hatchery to attract </w:delText>
        </w:r>
        <w:r w:rsidR="00FC6E80" w:rsidRPr="00CD14B8" w:rsidDel="00391B52">
          <w:lastRenderedPageBreak/>
          <w:delText xml:space="preserve">returning </w:delText>
        </w:r>
        <w:r w:rsidR="00FC6E80" w:rsidDel="00391B52">
          <w:delText>fish.</w:delText>
        </w:r>
      </w:del>
      <w:r w:rsidR="00FC6E80">
        <w:t xml:space="preserve"> </w:t>
      </w:r>
      <w:ins w:id="328" w:author="Gende, Scott M" w:date="2026-07-17T11:02:00Z" w16du:dateUtc="2026-07-17T19:02:00Z">
        <w:r w:rsidR="00391B52">
          <w:t xml:space="preserve"> </w:t>
        </w:r>
      </w:ins>
      <w:del w:id="329" w:author="Gende, Scott M" w:date="2026-07-17T11:02:00Z" w16du:dateUtc="2026-07-17T19:02:00Z">
        <w:r w:rsidR="00FC6E80" w:rsidDel="00391B52">
          <w:delText>T</w:delText>
        </w:r>
      </w:del>
      <w:del w:id="330" w:author="Gende, Scott M" w:date="2026-07-20T10:45:00Z" w16du:dateUtc="2026-07-20T18:45:00Z">
        <w:r w:rsidR="00FC6E80" w:rsidDel="00835E7A">
          <w:delText xml:space="preserve">he hatchery was </w:delText>
        </w:r>
      </w:del>
      <w:del w:id="331" w:author="Gende, Scott M" w:date="2026-07-17T11:02:00Z" w16du:dateUtc="2026-07-17T19:02:00Z">
        <w:r w:rsidR="00FC6E80" w:rsidDel="00391B52">
          <w:delText xml:space="preserve">initially </w:delText>
        </w:r>
      </w:del>
      <w:del w:id="332" w:author="Gende, Scott M" w:date="2026-07-20T10:45:00Z" w16du:dateUtc="2026-07-20T18:45:00Z">
        <w:r w:rsidR="00FC6E80" w:rsidDel="00835E7A">
          <w:delText>permitted to</w:delText>
        </w:r>
      </w:del>
      <w:del w:id="333" w:author="Gende, Scott M" w:date="2026-07-17T11:02:00Z" w16du:dateUtc="2026-07-17T19:02:00Z">
        <w:r w:rsidR="00FC6E80" w:rsidDel="00391B52">
          <w:delText xml:space="preserve"> spawn </w:delText>
        </w:r>
      </w:del>
      <w:del w:id="334" w:author="Gende, Scott M" w:date="2026-07-20T10:45:00Z" w16du:dateUtc="2026-07-20T18:45:00Z">
        <w:r w:rsidR="00FC6E80" w:rsidDel="00835E7A">
          <w:delText xml:space="preserve">1 million </w:delText>
        </w:r>
      </w:del>
      <w:del w:id="335" w:author="Gende, Scott M" w:date="2026-07-17T11:03:00Z" w16du:dateUtc="2026-07-17T19:03:00Z">
        <w:r w:rsidR="00FC6E80" w:rsidDel="00391B52">
          <w:delText xml:space="preserve">pink salmon eggs each year, but that was increased </w:delText>
        </w:r>
      </w:del>
      <w:del w:id="336" w:author="Gende, Scott M" w:date="2026-07-20T10:45:00Z" w16du:dateUtc="2026-07-20T18:45:00Z">
        <w:r w:rsidR="00FC6E80" w:rsidDel="00835E7A">
          <w:delText>to 3 million</w:delText>
        </w:r>
      </w:del>
      <w:del w:id="337" w:author="Gende, Scott M" w:date="2026-07-17T11:03:00Z" w16du:dateUtc="2026-07-17T19:03:00Z">
        <w:r w:rsidR="00FC6E80" w:rsidDel="00391B52">
          <w:delText xml:space="preserve"> eggs</w:delText>
        </w:r>
      </w:del>
      <w:del w:id="338" w:author="Gende, Scott M" w:date="2026-07-17T11:02:00Z" w16du:dateUtc="2026-07-17T19:02:00Z">
        <w:r w:rsidR="00FC6E80" w:rsidDel="00391B52">
          <w:delText xml:space="preserve"> in 2010</w:delText>
        </w:r>
      </w:del>
      <w:del w:id="339" w:author="Gende, Scott M" w:date="2026-07-20T10:45:00Z" w16du:dateUtc="2026-07-20T18:45:00Z">
        <w:r w:rsidR="00FC6E80" w:rsidDel="00835E7A">
          <w:delText>, with most hatchery-reared embryos surviving to be released as fry to the ocean (Stopha 2015).</w:delText>
        </w:r>
      </w:del>
    </w:p>
    <w:p w14:paraId="32F363E2" w14:textId="77777777" w:rsidR="00FC6E80" w:rsidRDefault="00FC6E80" w:rsidP="00FC6E80">
      <w:pPr>
        <w:pStyle w:val="ListParagraph"/>
        <w:spacing w:after="0" w:line="240" w:lineRule="auto"/>
        <w:ind w:left="0"/>
        <w:jc w:val="center"/>
        <w:rPr>
          <w:i/>
          <w:iCs/>
          <w:sz w:val="20"/>
          <w:szCs w:val="20"/>
        </w:rPr>
      </w:pPr>
      <w:r>
        <w:rPr>
          <w:noProof/>
        </w:rPr>
        <w:drawing>
          <wp:inline distT="0" distB="0" distL="0" distR="0" wp14:anchorId="28AA2213" wp14:editId="21E9F4FE">
            <wp:extent cx="6304991" cy="4743564"/>
            <wp:effectExtent l="0" t="0" r="635" b="0"/>
            <wp:docPr id="883393892" name="Picture 883393892"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1324" cy="4763375"/>
                    </a:xfrm>
                    <a:prstGeom prst="rect">
                      <a:avLst/>
                    </a:prstGeom>
                  </pic:spPr>
                </pic:pic>
              </a:graphicData>
            </a:graphic>
          </wp:inline>
        </w:drawing>
      </w:r>
    </w:p>
    <w:p w14:paraId="3E4B9325" w14:textId="77777777" w:rsidR="00FC6E80" w:rsidRDefault="00FC6E80" w:rsidP="00FC6E80">
      <w:pPr>
        <w:spacing w:after="0" w:line="240" w:lineRule="auto"/>
        <w:rPr>
          <w:i/>
          <w:iCs/>
          <w:sz w:val="20"/>
          <w:szCs w:val="20"/>
        </w:rPr>
      </w:pPr>
    </w:p>
    <w:p w14:paraId="7458B533" w14:textId="77777777" w:rsidR="00FC6E80" w:rsidRPr="00E507FB" w:rsidRDefault="00FC6E80" w:rsidP="00FC6E80">
      <w:pPr>
        <w:spacing w:after="0" w:line="240" w:lineRule="auto"/>
        <w:ind w:right="-720"/>
        <w:rPr>
          <w:sz w:val="20"/>
          <w:szCs w:val="20"/>
        </w:rPr>
      </w:pPr>
      <w:r w:rsidRPr="00E507FB">
        <w:rPr>
          <w:sz w:val="20"/>
          <w:szCs w:val="20"/>
        </w:rPr>
        <w:t>Figure 1: Location of Sheldon Jackson Hatchery (red star) and the mouth of the Indian River (red circle) in Sitka. The two highlighted points are approximately 1,650 ft (503m) apart. Credit: National Park Service, modified to include river mouth and hatchery location.</w:t>
      </w:r>
    </w:p>
    <w:p w14:paraId="0A2C5FAA" w14:textId="77777777" w:rsidR="00FC6E80" w:rsidRDefault="00FC6E80" w:rsidP="00FC6E80">
      <w:pPr>
        <w:spacing w:after="0" w:line="480" w:lineRule="auto"/>
        <w:ind w:firstLine="720"/>
      </w:pPr>
    </w:p>
    <w:p w14:paraId="635EB33B" w14:textId="468FC491" w:rsidR="00FC6E80" w:rsidRDefault="00FC6E80" w:rsidP="002A141F">
      <w:pPr>
        <w:spacing w:after="0" w:line="480" w:lineRule="auto"/>
        <w:ind w:firstLine="720"/>
      </w:pPr>
      <w:del w:id="340" w:author="Gende, Scott M" w:date="2026-09-15T16:21:00Z" w16du:dateUtc="2026-09-16T00:21:00Z">
        <w:r w:rsidDel="00CB640B">
          <w:delText xml:space="preserve">If all pink salmon reared at the hatchery returned to the hatchery, the population dynamics of salmon in the Indian River would be </w:delText>
        </w:r>
      </w:del>
      <w:del w:id="341" w:author="Gende, Scott M" w:date="2026-07-17T11:03:00Z" w16du:dateUtc="2026-07-17T19:03:00Z">
        <w:r w:rsidDel="00391B52">
          <w:delText xml:space="preserve">unaffected by </w:delText>
        </w:r>
      </w:del>
      <w:del w:id="342" w:author="Gende, Scott M" w:date="2026-09-15T16:21:00Z" w16du:dateUtc="2026-09-16T00:21:00Z">
        <w:r w:rsidDel="00CB640B">
          <w:delText xml:space="preserve">hatchery operations. </w:delText>
        </w:r>
      </w:del>
      <w:del w:id="343" w:author="Gende, Scott M" w:date="2026-09-30T10:50:00Z" w16du:dateUtc="2026-09-30T18:50:00Z">
        <w:r w:rsidDel="00C10491">
          <w:delText xml:space="preserve">However, </w:delText>
        </w:r>
      </w:del>
      <w:del w:id="344" w:author="Gende, Scott M" w:date="2026-07-20T10:48:00Z" w16du:dateUtc="2026-07-20T18:48:00Z">
        <w:r w:rsidDel="00835E7A">
          <w:delText>homing by salmon is imperfect and has adaptive value (Quinn 2018)</w:delText>
        </w:r>
      </w:del>
      <w:del w:id="345" w:author="Gende, Scott M" w:date="2026-07-17T11:06:00Z" w16du:dateUtc="2026-07-17T19:06:00Z">
        <w:r w:rsidDel="002A141F">
          <w:delText xml:space="preserve">. It has been shown that both the purposeful and incidental introduction of hatchery salmon into streams with native </w:delText>
        </w:r>
        <w:r w:rsidDel="002A141F">
          <w:lastRenderedPageBreak/>
          <w:delText xml:space="preserve">populations can contribute to increased abundances </w:delText>
        </w:r>
      </w:del>
      <w:del w:id="346" w:author="Gende, Scott M" w:date="2026-07-20T10:48:00Z" w16du:dateUtc="2026-07-20T18:48:00Z">
        <w:r w:rsidDel="00835E7A">
          <w:delText xml:space="preserve">(Anderson et al. 2014, McMillan et al. 2023, May et al. 2024). </w:delText>
        </w:r>
      </w:del>
      <w:del w:id="347" w:author="Gende, Scott M" w:date="2026-07-17T11:06:00Z" w16du:dateUtc="2026-07-17T19:06:00Z">
        <w:r w:rsidDel="002A141F">
          <w:delText>Evidence suggests that t</w:delText>
        </w:r>
      </w:del>
      <w:del w:id="348" w:author="Gende, Scott M" w:date="2026-07-17T11:07:00Z" w16du:dateUtc="2026-07-17T19:07:00Z">
        <w:r w:rsidDel="002A141F">
          <w:delText>he Indian River is no exception, and indeed it is possible that the Indian River sees higher than average levels of straying due to the proximity of SJH and the hatchery fish being reared in Indian River water.</w:delText>
        </w:r>
      </w:del>
      <w:del w:id="349" w:author="Gende, Scott M" w:date="2026-09-15T16:21:00Z" w16du:dateUtc="2026-09-16T00:21:00Z">
        <w:r w:rsidDel="00CB640B">
          <w:delText xml:space="preserve"> </w:delText>
        </w:r>
      </w:del>
      <w:del w:id="350" w:author="Gende, Scott M" w:date="2026-07-17T11:10:00Z" w16du:dateUtc="2026-07-17T19:10:00Z">
        <w:r w:rsidDel="002A141F">
          <w:delText>A</w:delText>
        </w:r>
      </w:del>
      <w:del w:id="351" w:author="Gende, Scott M" w:date="2026-09-15T16:20:00Z" w16du:dateUtc="2026-09-16T00:20:00Z">
        <w:r w:rsidDel="00CB640B">
          <w:delText xml:space="preserve">ll pink salmon released by </w:delText>
        </w:r>
      </w:del>
      <w:del w:id="352" w:author="Gende, Scott M" w:date="2026-07-17T11:10:00Z" w16du:dateUtc="2026-07-17T19:10:00Z">
        <w:r w:rsidDel="002A141F">
          <w:delText xml:space="preserve">SJH </w:delText>
        </w:r>
      </w:del>
      <w:del w:id="353" w:author="Gende, Scott M" w:date="2026-09-15T16:20:00Z" w16du:dateUtc="2026-09-16T00:20:00Z">
        <w:r w:rsidDel="00CB640B">
          <w:delText>are subject to otolith marking</w:delText>
        </w:r>
      </w:del>
      <w:del w:id="354" w:author="Gende, Scott M" w:date="2026-07-17T11:10:00Z" w16du:dateUtc="2026-07-17T19:10:00Z">
        <w:r w:rsidDel="002A141F">
          <w:delText xml:space="preserve">, and survey efforts at Indian River have at times found </w:delText>
        </w:r>
      </w:del>
      <w:del w:id="355" w:author="Gende, Scott M" w:date="2026-07-17T11:08:00Z" w16du:dateUtc="2026-07-17T19:08:00Z">
        <w:r w:rsidDel="002A141F">
          <w:delText>stray pink salmon from Sheldon Jackson Hatchery making up one third of all individuals sampled in a year, although the rates of straying observed vary considerably (Gende and Carter 2015, Stopha 2015, Alaska Department of Fish and Game 2024b).</w:delText>
        </w:r>
        <w:r w:rsidRPr="007D4A30" w:rsidDel="002A141F">
          <w:rPr>
            <w:strike/>
          </w:rPr>
          <w:delText xml:space="preserve"> </w:delText>
        </w:r>
      </w:del>
    </w:p>
    <w:p w14:paraId="430EBA4C" w14:textId="670B688A" w:rsidR="00FC6E80" w:rsidRDefault="00FC6E80" w:rsidP="00FC6E80">
      <w:pPr>
        <w:spacing w:after="0" w:line="480" w:lineRule="auto"/>
        <w:ind w:firstLine="720"/>
      </w:pPr>
      <w:del w:id="356" w:author="Gende, Scott M" w:date="2026-07-17T11:10:00Z" w16du:dateUtc="2026-07-17T19:10:00Z">
        <w:r w:rsidDel="002A141F">
          <w:delText>The possibility that pink salmon being reared and released by Sheldon Jackson hatchery may be contributing to the high abundances of fish observed at the Indian River in recent decades cannot be ignored. However, it is also critical to note that t</w:delText>
        </w:r>
      </w:del>
      <w:ins w:id="357" w:author="Gende, Scott M" w:date="2026-07-17T11:10:00Z" w16du:dateUtc="2026-07-17T19:10:00Z">
        <w:r w:rsidR="002A141F">
          <w:t>HOwever, straying is just one of se</w:t>
        </w:r>
      </w:ins>
      <w:ins w:id="358" w:author="Gende, Scott M" w:date="2026-07-17T11:11:00Z" w16du:dateUtc="2026-07-17T19:11:00Z">
        <w:r w:rsidR="002A141F">
          <w:t xml:space="preserve">veral factors that can lead to local abundance increases.  </w:t>
        </w:r>
      </w:ins>
      <w:del w:id="359" w:author="Gende, Scott M" w:date="2026-07-17T11:11:00Z" w16du:dateUtc="2026-07-17T19:11:00Z">
        <w:r w:rsidDel="002A141F">
          <w:delText>hese h</w:delText>
        </w:r>
      </w:del>
      <w:ins w:id="360" w:author="Gende, Scott M" w:date="2026-07-17T11:11:00Z" w16du:dateUtc="2026-07-17T19:11:00Z">
        <w:r w:rsidR="002A141F">
          <w:t>H</w:t>
        </w:r>
      </w:ins>
      <w:r>
        <w:t xml:space="preserve">igh densities may be naturally occurring phenomena, influenced by variation in stream conditions, ocean productivity, predation intensity, and commercial harvests, among other factors (Manhard et al. 2017). ADFG conducts regular monitoring of pink salmon index streams throughout southeast Alaska for the primary purpose of managing the commercial fishery, selected specifically to reflect natural conditions and a lack of undue anthropogenic influences. This extensive monitoring effort provides a regional backdrop against which abundances observed at Indian River may be compared. Between 1960 and 2023, pink salmon escapement has increased throughout what ADFG designates as the ‘Northern Southeast (Outside)’ region (in which the Indian River is located). The agency has recorded peak pink salmon escapement annually at 35 index streams in this region, and at Indian River as well (albeit with gaps in the time series). </w:t>
      </w:r>
      <w:commentRangeStart w:id="361"/>
      <w:r>
        <w:lastRenderedPageBreak/>
        <w:t xml:space="preserve">Along with other streams in the region, Indian River has seen an increase in peak escapement over the period of observation (Figure 2). </w:t>
      </w:r>
      <w:commentRangeEnd w:id="361"/>
      <w:r w:rsidR="004F5911">
        <w:rPr>
          <w:rStyle w:val="CommentReference"/>
          <w:sz w:val="24"/>
          <w:szCs w:val="24"/>
        </w:rPr>
        <w:commentReference w:id="361"/>
      </w:r>
    </w:p>
    <w:p w14:paraId="270DC39D" w14:textId="77777777" w:rsidR="00FC6E80" w:rsidRDefault="00FC6E80" w:rsidP="00FC6E80">
      <w:pPr>
        <w:pStyle w:val="ListParagraph"/>
        <w:spacing w:after="0" w:line="240" w:lineRule="auto"/>
        <w:ind w:left="0"/>
        <w:jc w:val="center"/>
        <w:rPr>
          <w:i/>
          <w:iCs/>
          <w:sz w:val="20"/>
          <w:szCs w:val="20"/>
        </w:rPr>
      </w:pPr>
      <w:r>
        <w:rPr>
          <w:i/>
          <w:iCs/>
          <w:noProof/>
          <w:sz w:val="20"/>
          <w:szCs w:val="20"/>
        </w:rPr>
        <w:drawing>
          <wp:inline distT="0" distB="0" distL="0" distR="0" wp14:anchorId="27686FB2" wp14:editId="6C91B4B6">
            <wp:extent cx="6239565" cy="2867025"/>
            <wp:effectExtent l="0" t="0" r="8890" b="0"/>
            <wp:docPr id="2083219616"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7009" cy="2884230"/>
                    </a:xfrm>
                    <a:prstGeom prst="rect">
                      <a:avLst/>
                    </a:prstGeom>
                    <a:noFill/>
                    <a:ln>
                      <a:noFill/>
                    </a:ln>
                  </pic:spPr>
                </pic:pic>
              </a:graphicData>
            </a:graphic>
          </wp:inline>
        </w:drawing>
      </w:r>
    </w:p>
    <w:p w14:paraId="561614E2" w14:textId="77777777" w:rsidR="00FC6E80" w:rsidRDefault="00FC6E80" w:rsidP="00FC6E80">
      <w:pPr>
        <w:spacing w:after="0" w:line="240" w:lineRule="auto"/>
        <w:rPr>
          <w:i/>
          <w:iCs/>
          <w:sz w:val="20"/>
          <w:szCs w:val="20"/>
        </w:rPr>
      </w:pPr>
    </w:p>
    <w:p w14:paraId="282BFA72" w14:textId="77777777" w:rsidR="00FC6E80" w:rsidRPr="00B304E3" w:rsidRDefault="00FC6E80" w:rsidP="00FC6E80">
      <w:pPr>
        <w:spacing w:after="0" w:line="240" w:lineRule="auto"/>
        <w:ind w:right="-720"/>
      </w:pPr>
      <w:r w:rsidRPr="00B304E3">
        <w:rPr>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3A33A0CF" w14:textId="77777777" w:rsidR="00FC6E80" w:rsidRDefault="00FC6E80" w:rsidP="00FC6E80">
      <w:pPr>
        <w:spacing w:after="0" w:line="480" w:lineRule="auto"/>
        <w:ind w:firstLine="720"/>
      </w:pPr>
    </w:p>
    <w:p w14:paraId="69AD0448" w14:textId="1823596F" w:rsidR="00FC6E80" w:rsidRDefault="00835E7A" w:rsidP="00FC6E80">
      <w:pPr>
        <w:spacing w:after="0" w:line="480" w:lineRule="auto"/>
        <w:ind w:firstLine="720"/>
        <w:rPr>
          <w:rFonts w:cstheme="minorHAnsi"/>
          <w:color w:val="202122"/>
          <w:shd w:val="clear" w:color="auto" w:fill="FFFFFF"/>
        </w:rPr>
      </w:pPr>
      <w:ins w:id="362" w:author="Gende, Scott M" w:date="2026-07-20T10:53:00Z" w16du:dateUtc="2026-07-20T18:53:00Z">
        <w:r>
          <w:t xml:space="preserve">In sum, the pink salmon populations in the Indian River are natural but likely have been supplemented owing to high straying rates over the past </w:t>
        </w:r>
      </w:ins>
      <w:ins w:id="363" w:author="Gende, Scott M" w:date="2026-07-20T10:54:00Z" w16du:dateUtc="2026-07-20T18:54:00Z">
        <w:r>
          <w:t>several decades.  What’s more, the issue of molecular hybridization (wild hybridizing with hatchery fish) and concerns about reduc</w:t>
        </w:r>
      </w:ins>
      <w:ins w:id="364" w:author="Gende, Scott M" w:date="2026-07-20T10:55:00Z" w16du:dateUtc="2026-07-20T18:55:00Z">
        <w:r>
          <w:t>ed fitness via lack of local adaptation are less important given the hatchery mostly used Indian River broodstock</w:t>
        </w:r>
      </w:ins>
      <w:ins w:id="365" w:author="Gende, Scott M" w:date="2026-07-20T10:56:00Z" w16du:dateUtc="2026-07-20T18:56:00Z">
        <w:r w:rsidR="00C35BE1">
          <w:t xml:space="preserve">.  </w:t>
        </w:r>
      </w:ins>
      <w:ins w:id="366" w:author="Gende, Scott M" w:date="2026-07-20T10:54:00Z" w16du:dateUtc="2026-07-20T18:54:00Z">
        <w:r>
          <w:t xml:space="preserve"> </w:t>
        </w:r>
      </w:ins>
      <w:ins w:id="367" w:author="Gende, Scott M" w:date="2026-09-15T16:23:00Z" w16du:dateUtc="2026-09-16T00:23:00Z">
        <w:r w:rsidR="00CB640B">
          <w:t>Thus, the issue shifts from concern from reduced fitness from hatchery hybridization to one of high abundances.  In addition to managing park for natural a</w:t>
        </w:r>
      </w:ins>
      <w:ins w:id="368" w:author="Gende, Scott M" w:date="2026-09-15T16:24:00Z" w16du:dateUtc="2026-09-16T00:24:00Z">
        <w:r w:rsidR="00CB640B">
          <w:t xml:space="preserve">bundance, </w:t>
        </w:r>
      </w:ins>
      <w:del w:id="369" w:author="Gende, Scott M" w:date="2026-09-15T16:24:00Z" w16du:dateUtc="2026-09-16T00:24:00Z">
        <w:r w:rsidR="00FC6E80" w:rsidDel="00CB640B">
          <w:delText>H</w:delText>
        </w:r>
      </w:del>
      <w:ins w:id="370" w:author="Gende, Scott M" w:date="2026-09-15T16:24:00Z" w16du:dateUtc="2026-09-16T00:24:00Z">
        <w:r w:rsidR="00CB640B">
          <w:t>h</w:t>
        </w:r>
      </w:ins>
      <w:r w:rsidR="00FC6E80">
        <w:t xml:space="preserve">igh abundances of salmon </w:t>
      </w:r>
      <w:ins w:id="371" w:author="Gende, Scott M" w:date="2026-09-15T16:24:00Z" w16du:dateUtc="2026-09-16T00:24:00Z">
        <w:r w:rsidR="00CB640B">
          <w:t xml:space="preserve">mayt also </w:t>
        </w:r>
      </w:ins>
      <w:del w:id="372" w:author="Gende, Scott M" w:date="2026-09-15T16:24:00Z" w16du:dateUtc="2026-09-16T00:24:00Z">
        <w:r w:rsidR="00FC6E80" w:rsidDel="00CB640B">
          <w:delText xml:space="preserve">are concerning to park managers due to their potential to </w:delText>
        </w:r>
      </w:del>
      <w:del w:id="373" w:author="Gende, Scott M" w:date="2026-09-30T10:52:00Z" w16du:dateUtc="2026-09-30T18:52:00Z">
        <w:r w:rsidR="00FC6E80" w:rsidDel="00C10491">
          <w:delText xml:space="preserve">contribute to hypoxic aquatic conditions. When a large run coincides with low stream flows and warm temperatures, dissolved oxygen concentrations may be diminished through both direct consumption of oxygen by living fish and the respiration of microbes </w:delText>
        </w:r>
        <w:r w:rsidR="00FC6E80" w:rsidDel="00C10491">
          <w:lastRenderedPageBreak/>
          <w:delText xml:space="preserve">decomposing their carcasses, with severe hypoxia events capable of compromising a stream’s ability to sustain other resident fish species (Murphy 1985, Sergeant et al. 2023). </w:delText>
        </w:r>
        <w:r w:rsidR="00FC6E80" w:rsidRPr="00F66941" w:rsidDel="00C10491">
          <w:delText>High salmon densities occur naturally across the Pacific Rim, and incidences of high densities contributing to depleted in stream oxygen levels have been recorded throughout southeast Alaska (Murphy 1985). In such an instance, females may die before spawning due to lowered oxygen levels (Sergeant et al. 2017, Tillotson and Quinn 2017).</w:delText>
        </w:r>
      </w:del>
      <w:del w:id="374" w:author="Gende, Scott M" w:date="2026-07-20T10:57:00Z" w16du:dateUtc="2026-07-20T18:57:00Z">
        <w:r w:rsidR="00FC6E80" w:rsidRPr="00F66941" w:rsidDel="00C35BE1">
          <w:delText xml:space="preserve"> In </w:delText>
        </w:r>
        <w:r w:rsidR="00FC6E80" w:rsidDel="00C35BE1">
          <w:delText>this</w:delText>
        </w:r>
        <w:r w:rsidR="00FC6E80" w:rsidRPr="00F66941" w:rsidDel="00C35BE1">
          <w:delText xml:space="preserve"> scenario, the numbers of spawners returning in subsequent years would be constraine</w:delText>
        </w:r>
        <w:r w:rsidR="00FC6E80" w:rsidDel="00C35BE1">
          <w:delText>d, a</w:delText>
        </w:r>
        <w:r w:rsidR="00FC6E80" w:rsidRPr="00F66941" w:rsidDel="00C35BE1">
          <w:delText xml:space="preserve"> constraint</w:delText>
        </w:r>
        <w:r w:rsidR="00FC6E80" w:rsidDel="00C35BE1">
          <w:delText xml:space="preserve"> which could </w:delText>
        </w:r>
        <w:r w:rsidR="00FC6E80" w:rsidRPr="00F66941" w:rsidDel="00C35BE1">
          <w:delText>weaken with the introduction of straying fish from hatcheries</w:delText>
        </w:r>
        <w:r w:rsidR="00FC6E80" w:rsidDel="00C35BE1">
          <w:delText>.</w:delText>
        </w:r>
      </w:del>
    </w:p>
    <w:p w14:paraId="2D8A2B41" w14:textId="5E847A17" w:rsidR="00FC6E80" w:rsidRDefault="00FC6E80" w:rsidP="00FC6E80">
      <w:pPr>
        <w:spacing w:after="0" w:line="480" w:lineRule="auto"/>
      </w:pPr>
      <w:r>
        <w:tab/>
      </w:r>
      <w:commentRangeStart w:id="375"/>
      <w:del w:id="376" w:author="Gende, Scott M" w:date="2026-07-20T10:57:00Z" w16du:dateUtc="2026-07-20T18:57:00Z">
        <w:r w:rsidDel="00C35BE1">
          <w:delText xml:space="preserve">My research seeks </w:delText>
        </w:r>
        <w:commentRangeEnd w:id="375"/>
        <w:r w:rsidR="00835E7A" w:rsidDel="00C35BE1">
          <w:rPr>
            <w:rStyle w:val="CommentReference"/>
            <w:sz w:val="24"/>
            <w:szCs w:val="24"/>
          </w:rPr>
          <w:commentReference w:id="375"/>
        </w:r>
        <w:r w:rsidDel="00C35BE1">
          <w:delText xml:space="preserve">to </w:delText>
        </w:r>
      </w:del>
      <w:ins w:id="377" w:author="Gende, Scott M" w:date="2026-07-20T10:57:00Z" w16du:dateUtc="2026-07-20T18:57:00Z">
        <w:r w:rsidR="00C35BE1">
          <w:t xml:space="preserve">Here we </w:t>
        </w:r>
      </w:ins>
      <w:r>
        <w:t>assess whether the abundances of pink salmon observed in recent decades at Indian River exist within a natural range of variation relative to pink salmon streams elsewhere in the region, and</w:t>
      </w:r>
      <w:ins w:id="378" w:author="Gende, Scott M" w:date="2026-07-20T10:57:00Z" w16du:dateUtc="2026-07-20T18:57:00Z">
        <w:r w:rsidR="00C35BE1">
          <w:t xml:space="preserve"> by extension, </w:t>
        </w:r>
      </w:ins>
      <w:del w:id="379" w:author="Gende, Scott M" w:date="2026-07-20T10:57:00Z" w16du:dateUtc="2026-07-20T18:57:00Z">
        <w:r w:rsidDel="00C35BE1">
          <w:delText xml:space="preserve"> to evaluate if and to wha</w:delText>
        </w:r>
      </w:del>
      <w:ins w:id="380" w:author="Gende, Scott M" w:date="2026-07-20T10:57:00Z" w16du:dateUtc="2026-07-20T18:57:00Z">
        <w:r w:rsidR="00C35BE1">
          <w:t xml:space="preserve">the degree to which </w:t>
        </w:r>
      </w:ins>
      <w:del w:id="381" w:author="Gende, Scott M" w:date="2026-07-20T10:57:00Z" w16du:dateUtc="2026-07-20T18:57:00Z">
        <w:r w:rsidDel="00C35BE1">
          <w:delText>t extent Sheldon Jackson Hatchery</w:delText>
        </w:r>
      </w:del>
      <w:ins w:id="382" w:author="Gende, Scott M" w:date="2026-07-20T10:57:00Z" w16du:dateUtc="2026-07-20T18:57:00Z">
        <w:r w:rsidR="00C35BE1">
          <w:t>hatchery</w:t>
        </w:r>
      </w:ins>
      <w:r>
        <w:t xml:space="preserve"> operations have driven increasing abundance</w:t>
      </w:r>
      <w:del w:id="383" w:author="Gende, Scott M" w:date="2026-07-20T10:58:00Z" w16du:dateUtc="2026-07-20T18:58:00Z">
        <w:r w:rsidDel="00C35BE1">
          <w:delText xml:space="preserve"> since 1980</w:delText>
        </w:r>
      </w:del>
      <w:r>
        <w:t>. This is accomplished by evaluating three hypotheses. 1) Pink salmon population dynamics at Indian River are separate from those observed at ADFG index streams in the region.</w:t>
      </w:r>
      <w:del w:id="384" w:author="Gende, Scott M" w:date="2026-07-20T15:05:00Z" w16du:dateUtc="2026-07-20T23:05:00Z">
        <w:r w:rsidDel="0027396A">
          <w:delText xml:space="preserve"> A </w:delText>
        </w:r>
        <w:commentRangeStart w:id="385"/>
        <w:r w:rsidDel="0027396A">
          <w:delText>state-space model which specifies pink salmon abundance at Indian River as separate from pink salmon abundance elsewhere in the region will better fit available data than a model which does not make this distinction</w:delText>
        </w:r>
      </w:del>
      <w:r>
        <w:t xml:space="preserve">. </w:t>
      </w:r>
      <w:commentRangeEnd w:id="385"/>
      <w:r w:rsidR="0027396A">
        <w:rPr>
          <w:rStyle w:val="CommentReference"/>
          <w:sz w:val="24"/>
          <w:szCs w:val="24"/>
        </w:rPr>
        <w:commentReference w:id="385"/>
      </w:r>
      <w:r>
        <w:t xml:space="preserve">2) The 1975 commencement and/or 2010 expansion of hatchery operations has had some measurable impact on Indian River pink salmon population densities. </w:t>
      </w:r>
      <w:del w:id="386" w:author="Gende, Scott M" w:date="2026-07-20T15:06:00Z" w16du:dateUtc="2026-07-20T23:06:00Z">
        <w:r w:rsidDel="0027396A">
          <w:delText xml:space="preserve">A </w:delText>
        </w:r>
        <w:r w:rsidR="00CD0DDD" w:rsidDel="0027396A">
          <w:delText>difference-in-difference</w:delText>
        </w:r>
        <w:r w:rsidDel="0027396A">
          <w:delText xml:space="preserve"> analysis will estimate a significant effect of treatment. </w:delText>
        </w:r>
      </w:del>
      <w:r>
        <w:t xml:space="preserve">And 3) the number of pink salmon juveniles released by SJH in brood year </w:t>
      </w:r>
      <w:r w:rsidRPr="00844F3B">
        <w:rPr>
          <w:i/>
          <w:iCs/>
        </w:rPr>
        <w:t>t-1</w:t>
      </w:r>
      <w:r>
        <w:t xml:space="preserve"> is impacting pink salmon abundance observed at Indian River in brood year </w:t>
      </w:r>
      <w:r w:rsidRPr="00844F3B">
        <w:rPr>
          <w:i/>
          <w:iCs/>
        </w:rPr>
        <w:t>t</w:t>
      </w:r>
      <w:del w:id="387" w:author="Gende, Scott M" w:date="2026-07-20T15:06:00Z" w16du:dateUtc="2026-07-20T23:06:00Z">
        <w:r w:rsidDel="0027396A">
          <w:delText xml:space="preserve">. An autoregressive model will estimate this </w:delText>
        </w:r>
        <w:r w:rsidDel="0027396A">
          <w:lastRenderedPageBreak/>
          <w:delText>“cross effect” as significant. Each of these approaches is discussed in greater detail in the following section.</w:delText>
        </w:r>
      </w:del>
    </w:p>
    <w:p w14:paraId="154C8AD9" w14:textId="4282FEA8" w:rsidR="00B42955" w:rsidRPr="00B42955" w:rsidRDefault="00B42955" w:rsidP="00660262">
      <w:pPr>
        <w:spacing w:after="0" w:line="480" w:lineRule="auto"/>
      </w:pPr>
      <w:r>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16389BFD" w14:textId="300F940C" w:rsidR="000F721D" w:rsidRDefault="001729FD" w:rsidP="0007102E">
      <w:pPr>
        <w:spacing w:after="0" w:line="480" w:lineRule="auto"/>
      </w:pPr>
      <w:ins w:id="388" w:author="Gende, Scott M" w:date="2026-09-30T11:18:00Z" w16du:dateUtc="2026-09-30T19:18:00Z">
        <w:r>
          <w:t xml:space="preserve">The Alaska Department of Fish and Game </w:t>
        </w:r>
      </w:ins>
      <w:ins w:id="389" w:author="Gende, Scott M" w:date="2026-09-30T11:19:00Z" w16du:dateUtc="2026-09-30T19:19:00Z">
        <w:r>
          <w:t xml:space="preserve">(ADFG) </w:t>
        </w:r>
      </w:ins>
      <w:del w:id="390" w:author="Gende, Scott M" w:date="2026-09-30T11:18:00Z" w16du:dateUtc="2026-09-30T19:18:00Z">
        <w:r w:rsidR="00670218" w:rsidDel="001729FD">
          <w:delText xml:space="preserve">ADFG </w:delText>
        </w:r>
      </w:del>
      <w:r w:rsidR="00670218">
        <w:t xml:space="preserve">conducts annual aerial surveys of approximately 700 streams </w:t>
      </w:r>
      <w:ins w:id="391" w:author="Gende, Scott M" w:date="2026-09-30T11:36:00Z" w16du:dateUtc="2026-09-30T19:36:00Z">
        <w:r w:rsidR="00845BBF">
          <w:t xml:space="preserve">(termed index </w:t>
        </w:r>
      </w:ins>
      <w:ins w:id="392" w:author="Gende, Scott M" w:date="2026-09-30T11:37:00Z" w16du:dateUtc="2026-09-30T19:37:00Z">
        <w:r w:rsidR="00845BBF">
          <w:t xml:space="preserve">streams) </w:t>
        </w:r>
      </w:ins>
      <w:r w:rsidR="00670218">
        <w:t>in southeast Alaska to monitor pink salmon escapement (Van Alen 2000). These streams</w:t>
      </w:r>
      <w:del w:id="393" w:author="Gende, Scott M" w:date="2026-09-30T11:37:00Z" w16du:dateUtc="2026-09-30T19:37:00Z">
        <w:r w:rsidR="00670218" w:rsidDel="00845BBF">
          <w:delText>, referred to by ADFG as index streams,</w:delText>
        </w:r>
      </w:del>
      <w:r w:rsidR="00670218">
        <w:t xml:space="preserve"> are chosen because they are believed to reflect the natural condition of pink salmon populations in the region. Index streams are grouped into three sub-regions: </w:t>
      </w:r>
      <w:r w:rsidR="00670218" w:rsidRPr="003C6E79">
        <w:rPr>
          <w:i/>
          <w:iCs/>
        </w:rPr>
        <w:t>south southeast</w:t>
      </w:r>
      <w:r w:rsidR="00670218">
        <w:t xml:space="preserve">, </w:t>
      </w:r>
      <w:r w:rsidR="00670218" w:rsidRPr="003C6E79">
        <w:rPr>
          <w:i/>
          <w:iCs/>
        </w:rPr>
        <w:t>north southeast (inside),</w:t>
      </w:r>
      <w:r w:rsidR="00670218">
        <w:t xml:space="preserve"> and </w:t>
      </w:r>
      <w:r w:rsidR="00670218" w:rsidRPr="003C6E79">
        <w:rPr>
          <w:i/>
          <w:iCs/>
        </w:rPr>
        <w:t>north southeast (outside)</w:t>
      </w:r>
      <w:r w:rsidR="00670218">
        <w:t>. The last group is composed of 35 streams</w:t>
      </w:r>
      <w:r w:rsidR="00670218" w:rsidRPr="0013608A">
        <w:t xml:space="preserve"> </w:t>
      </w:r>
      <w:r w:rsidR="00670218">
        <w:t>in the vicinity of Sitka and the Indian River along the ocean-facing coasts of Baranof and Chichagof islands and a few smaller islands in the area. Surveys are conducted via fixed-wing aircraft throughout the late summer pink salmon spawning season</w:t>
      </w:r>
      <w:r w:rsidR="00376A4E">
        <w:t xml:space="preserve">, </w:t>
      </w:r>
      <w:commentRangeStart w:id="394"/>
      <w:r w:rsidR="00376A4E">
        <w:t>with the name of the biologist</w:t>
      </w:r>
      <w:r w:rsidR="0006107E">
        <w:t xml:space="preserve"> conducting the survey</w:t>
      </w:r>
      <w:r w:rsidR="00376A4E">
        <w:t xml:space="preserve"> recorded </w:t>
      </w:r>
      <w:r w:rsidR="0006107E">
        <w:t>in about 75% of observations</w:t>
      </w:r>
      <w:r w:rsidR="00670218">
        <w:t xml:space="preserve">. </w:t>
      </w:r>
      <w:commentRangeEnd w:id="394"/>
      <w:r w:rsidR="00845BBF">
        <w:rPr>
          <w:rStyle w:val="CommentReference"/>
          <w:sz w:val="24"/>
          <w:szCs w:val="24"/>
        </w:rPr>
        <w:commentReference w:id="394"/>
      </w:r>
      <w:r w:rsidR="00670218">
        <w:t xml:space="preserve">A subset of these stream surveys </w:t>
      </w:r>
      <w:r w:rsidR="003C5745">
        <w:t>is</w:t>
      </w:r>
      <w:r w:rsidR="00670218">
        <w:t xml:space="preserve"> subject to validation by foot counts </w:t>
      </w:r>
      <w:r w:rsidR="00121CF4">
        <w:t>which are used to</w:t>
      </w:r>
      <w:r w:rsidR="00670218">
        <w:t xml:space="preserve"> assess the accuracy of ADFG’s aerial survey efforts</w:t>
      </w:r>
      <w:r w:rsidR="00E67B7D">
        <w:t xml:space="preserve">. </w:t>
      </w:r>
      <w:r w:rsidR="000F721D">
        <w:t>Survey data used in this study cover the period from 1960 to 2023. Due to the proximity of SJH and the accompanying potential of hatchery fish to affect wild fish abundance estimates, the Indian River is not one of ADFG’s index streams. Nonetheless, ADFG has often monitored pink salmon escapement in the stream to provide the most complete data possible on pink salmon in the region. Data are available from Indian River from 1962-67, 1969, 1971-73, 1977-88, 1990, and from 1993-2023 (n = 54 annual observations)</w:t>
      </w:r>
      <w:r w:rsidR="00440981">
        <w:t xml:space="preserve"> (A. Dupuis, Alaska Department of Fish and Game, personal communication, August 19, 2024)</w:t>
      </w:r>
      <w:r w:rsidR="000F721D">
        <w:t xml:space="preserve">. Annual reports from Sheldon Jackson Hatchery are available from 1975 onwards, commensurate with the establishment of the hatchery. </w:t>
      </w:r>
      <w:r w:rsidR="00440981">
        <w:t>These reports include</w:t>
      </w:r>
      <w:r w:rsidR="00440981" w:rsidRPr="00440981">
        <w:t xml:space="preserve"> </w:t>
      </w:r>
      <w:r w:rsidR="00440981">
        <w:t xml:space="preserve">the </w:t>
      </w:r>
      <w:r w:rsidR="00440981" w:rsidRPr="007C46E2">
        <w:t xml:space="preserve">number of </w:t>
      </w:r>
      <w:r w:rsidR="00440981">
        <w:t xml:space="preserve">juvenile </w:t>
      </w:r>
      <w:r w:rsidR="00440981" w:rsidRPr="007C46E2">
        <w:t>salmon released</w:t>
      </w:r>
      <w:r w:rsidR="00440981">
        <w:t xml:space="preserve"> each year</w:t>
      </w:r>
      <w:r w:rsidR="000478F6">
        <w:t>,</w:t>
      </w:r>
      <w:r w:rsidR="00440981">
        <w:t xml:space="preserve"> estimates of</w:t>
      </w:r>
      <w:r w:rsidR="00440981" w:rsidRPr="007C46E2">
        <w:t xml:space="preserve"> </w:t>
      </w:r>
      <w:r w:rsidR="00440981" w:rsidRPr="007C46E2">
        <w:lastRenderedPageBreak/>
        <w:t>the number of hatchery-raised adult salmon which survive the marine environment</w:t>
      </w:r>
      <w:ins w:id="395" w:author="Gende, Scott M" w:date="2026-09-30T11:38:00Z" w16du:dateUtc="2026-09-30T19:38:00Z">
        <w:r w:rsidR="00993DA5">
          <w:t xml:space="preserve"> </w:t>
        </w:r>
      </w:ins>
      <w:ins w:id="396" w:author="Gende, Scott M" w:date="2026-09-30T11:39:00Z" w16du:dateUtc="2026-09-30T19:39:00Z">
        <w:r w:rsidR="00993DA5">
          <w:t>(based on what?  I would clarify…)</w:t>
        </w:r>
      </w:ins>
      <w:r w:rsidR="000478F6">
        <w:t xml:space="preserve">, </w:t>
      </w:r>
      <w:r w:rsidR="000478F6" w:rsidRPr="007C46E2">
        <w:t>and numbers of adult fish which return to the hatchery and are taken as cost recovery or as broodstock</w:t>
      </w:r>
      <w:r w:rsidR="00440981">
        <w:t xml:space="preserve"> (L. Wilson, ADFG, personal communication, July 9, 2025)</w:t>
      </w:r>
      <w:r w:rsidR="00440981" w:rsidRPr="007C46E2">
        <w:t>.</w:t>
      </w:r>
      <w:r w:rsidR="00440981">
        <w:t xml:space="preserve"> </w:t>
      </w:r>
    </w:p>
    <w:p w14:paraId="6730D5E4" w14:textId="1F56410C" w:rsidR="004A1DBD" w:rsidRDefault="007B2A49" w:rsidP="002B7623">
      <w:pPr>
        <w:spacing w:after="0" w:line="480" w:lineRule="auto"/>
        <w:ind w:firstLine="720"/>
      </w:pPr>
      <w:r>
        <w:t xml:space="preserve">Because they </w:t>
      </w:r>
      <w:r w:rsidR="00B96F76">
        <w:t>immediately migrat</w:t>
      </w:r>
      <w:r>
        <w:t>e</w:t>
      </w:r>
      <w:r w:rsidR="00B96F76">
        <w:t xml:space="preserve"> into the ocean as juveniles</w:t>
      </w:r>
      <w:r w:rsidR="003542B1">
        <w:t xml:space="preserve">, </w:t>
      </w:r>
      <w:commentRangeStart w:id="397"/>
      <w:r w:rsidR="008D1BFB">
        <w:t xml:space="preserve">the </w:t>
      </w:r>
      <w:r w:rsidR="00B96F76">
        <w:t>marine environment</w:t>
      </w:r>
      <w:r w:rsidR="008D1BFB">
        <w:t xml:space="preserve"> </w:t>
      </w:r>
      <w:r w:rsidR="003542B1">
        <w:t xml:space="preserve">is </w:t>
      </w:r>
      <w:r w:rsidR="008D1BFB">
        <w:t xml:space="preserve">critical rearing habitat </w:t>
      </w:r>
      <w:r w:rsidR="003542B1">
        <w:t>for pink salmon</w:t>
      </w:r>
      <w:r w:rsidR="006178EC">
        <w:t xml:space="preserve"> (</w:t>
      </w:r>
      <w:r w:rsidR="00723599">
        <w:t xml:space="preserve">Heard 1991). </w:t>
      </w:r>
      <w:commentRangeEnd w:id="397"/>
      <w:r w:rsidR="00993DA5">
        <w:rPr>
          <w:rStyle w:val="CommentReference"/>
          <w:sz w:val="24"/>
          <w:szCs w:val="24"/>
        </w:rPr>
        <w:commentReference w:id="397"/>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w:t>
      </w:r>
      <w:r>
        <w:t>help</w:t>
      </w:r>
      <w:r w:rsidR="000A0753">
        <w:t xml:space="preserve"> explain year-to-year variations in returning adults. The Pacific Decadal Oscillation, a recurring pattern of Northen Pacific sea surface temperature, has been correlated with salmon production regimes off the coast of Alaska</w:t>
      </w:r>
      <w:r w:rsidR="00F26C13">
        <w:t xml:space="preserve"> (Mantua et al. 1997). As such, </w:t>
      </w:r>
      <w:r w:rsidR="001E64A8">
        <w:t>we</w:t>
      </w:r>
      <w:r w:rsidR="00F26C13">
        <w:t xml:space="preserve"> </w:t>
      </w:r>
      <w:r w:rsidR="00E67B7D">
        <w:t xml:space="preserve">include </w:t>
      </w:r>
      <w:r w:rsidR="00F26C13">
        <w:t>data on ocean climate in the form of PDO as recorded by the US National Oceanic and Atmospheric Administration (NOAA)</w:t>
      </w:r>
      <w:r w:rsidR="00E67B7D">
        <w:t xml:space="preserve"> to control for variations in the productivity of the marine ecosystems in which these fish matured</w:t>
      </w:r>
      <w:r w:rsidR="000478F6">
        <w:t>, covering the period from 1960 to 2023</w:t>
      </w:r>
      <w:r w:rsidR="00F26C13">
        <w:t xml:space="preserve">.  </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7C8F46F5" w14:textId="75474AB7" w:rsidR="002657D1" w:rsidRDefault="005C4DB8" w:rsidP="00C64BF8">
      <w:pPr>
        <w:spacing w:after="0" w:line="480" w:lineRule="auto"/>
      </w:pPr>
      <w:r>
        <w:lastRenderedPageBreak/>
        <w:t xml:space="preserve">In the above, observed data in </w:t>
      </w:r>
      <w:r w:rsidR="007B2A49">
        <w:t>e</w:t>
      </w:r>
      <w:r>
        <w:t>a</w:t>
      </w:r>
      <w:r w:rsidR="007B2A49">
        <w:t>ch</w:t>
      </w:r>
      <w:r>
        <w:t xml:space="preserv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critical feature allows these models to be used </w:t>
      </w:r>
      <w:r w:rsidR="004D0A93">
        <w:t xml:space="preserve">to </w:t>
      </w:r>
      <w:r w:rsidR="000672D9">
        <w:t xml:space="preserve">determine how many true underlying states a set of observations </w:t>
      </w:r>
      <w:r w:rsidR="00591A55">
        <w:t>represent</w:t>
      </w:r>
      <w:r w:rsidR="000672D9">
        <w:t xml:space="preserve">,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r w:rsidR="001E64A8">
        <w:t xml:space="preserve">The vector </w:t>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r w:rsidR="001E64A8">
        <w:t xml:space="preserve">The vector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00336763">
        <w:t xml:space="preserve">The process equation connects time steps in state processes by estimating terms for both </w:t>
      </w:r>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t>
      </w:r>
      <w:r>
        <w:lastRenderedPageBreak/>
        <w:t xml:space="preserve">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0B1D7803" w:rsidR="00670218" w:rsidRDefault="001E64A8" w:rsidP="004D0A93">
      <w:pPr>
        <w:spacing w:after="0" w:line="480" w:lineRule="auto"/>
      </w:pPr>
      <w:r>
        <w:t>We began by</w:t>
      </w:r>
      <w:r w:rsidR="00EF0488">
        <w:t xml:space="preserve"> assess</w:t>
      </w:r>
      <w:r>
        <w:t>ing</w:t>
      </w:r>
      <w:r w:rsidR="00EF0488">
        <w:t xml:space="preserve"> whether abundances of pink salmon observed at Indian River are consistent with those abundances seen elsewhere in the region, with no attention paid to the existence of the hatchery. </w:t>
      </w:r>
      <w:r w:rsidR="00B34CB3">
        <w:t>We</w:t>
      </w:r>
      <w:r w:rsidR="00EF0488">
        <w:t xml:space="preserve"> accomplished </w:t>
      </w:r>
      <w:r w:rsidR="005941E5">
        <w:t xml:space="preserve">this </w:t>
      </w:r>
      <w:r w:rsidR="00EF0488">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00EF0488" w:rsidRPr="003C6E79">
        <w:rPr>
          <w:i/>
          <w:iCs/>
        </w:rPr>
        <w:t>north southeast (outside)</w:t>
      </w:r>
      <w:r w:rsidR="00EF0488">
        <w:t xml:space="preserve"> index streams) to estimate one underlying state process of pink salmon abundance throughout the region. A comparison of how well each model fits the abundance data will either lend support to</w:t>
      </w:r>
      <w:ins w:id="398" w:author="Gende, Scott M" w:date="2026-09-30T11:51:00Z" w16du:dateUtc="2026-09-30T19:51:00Z">
        <w:r w:rsidR="00C82B3D">
          <w:t>,</w:t>
        </w:r>
      </w:ins>
      <w:r w:rsidR="00EF0488">
        <w:t xml:space="preserve"> or undermine</w:t>
      </w:r>
      <w:ins w:id="399" w:author="Gende, Scott M" w:date="2026-09-30T11:52:00Z" w16du:dateUtc="2026-09-30T19:52:00Z">
        <w:r w:rsidR="00C82B3D">
          <w:t>,</w:t>
        </w:r>
      </w:ins>
      <w:r w:rsidR="00EF0488">
        <w:t xml:space="preserve"> the notion that Indian River pink salmon abundances significantly differ from those </w:t>
      </w:r>
      <w:r w:rsidR="00EF0488">
        <w:lastRenderedPageBreak/>
        <w:t xml:space="preserve">observed elsewhere in the region throughout the study period. </w:t>
      </w:r>
      <w:r w:rsidR="00A84C6B">
        <w:t>Annual abundance d</w:t>
      </w:r>
      <w:r w:rsidR="004D0A93">
        <w:t>ata are</w:t>
      </w:r>
      <w:r w:rsidR="00A84C6B">
        <w:t xml:space="preserve"> scaled by stream length (fish per km) and then</w:t>
      </w:r>
      <w:r w:rsidR="004D0A93">
        <w:t xml:space="preserve"> standardized at the stream level so that streams of varying available pink salmon habitat may be directly compared</w:t>
      </w:r>
      <w:r w:rsidR="00A84C6B">
        <w:t xml:space="preserve">. </w:t>
      </w:r>
      <w:r w:rsidR="00670218">
        <w:t xml:space="preserve">No </w:t>
      </w:r>
      <w:r w:rsidR="00391B74">
        <w:t xml:space="preserve">offset </w:t>
      </w:r>
      <w:r w:rsidR="008E2D13">
        <w:t>(</w:t>
      </w:r>
      <w:r w:rsidR="008E2D13" w:rsidRPr="00C64BF8">
        <w:rPr>
          <w:rFonts w:ascii="MathJax_Math-italic" w:eastAsia="Times New Roman" w:hAnsi="MathJax_Math-italic" w:cs="Times New Roman"/>
          <w:b/>
          <w:bCs/>
          <w:kern w:val="0"/>
          <w:sz w:val="26"/>
          <w:szCs w:val="26"/>
          <w:bdr w:val="none" w:sz="0" w:space="0" w:color="auto" w:frame="1"/>
          <w14:ligatures w14:val="none"/>
        </w:rPr>
        <w:t>a</w:t>
      </w:r>
      <w:r w:rsidR="008E2D13">
        <w:t>)</w:t>
      </w:r>
      <w:r w:rsidR="007B2A49">
        <w:t xml:space="preserve"> </w:t>
      </w:r>
      <w:r w:rsidR="00391B74">
        <w:t xml:space="preserve">is </w:t>
      </w:r>
      <w:r w:rsidR="00670218">
        <w:t>estimated for the observation process, but the model allows for distinct trends in both</w:t>
      </w:r>
      <w:r w:rsidR="004D0A93">
        <w:t xml:space="preserve"> </w:t>
      </w:r>
      <w:r w:rsidR="00670218">
        <w:t>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C2328D8" w14:textId="35580089" w:rsidR="009D55B2" w:rsidRDefault="00115D83" w:rsidP="00115D83">
      <w:pPr>
        <w:spacing w:after="0" w:line="480" w:lineRule="auto"/>
      </w:pPr>
      <w:r>
        <w:t xml:space="preserve">Depending on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rsidR="003C6E79">
        <w:t>,</w:t>
      </w:r>
      <w:r w:rsidR="009B64EB">
        <w:t xml:space="preserve"> </w:t>
      </w:r>
      <w:r w:rsidR="007524E3">
        <w:t>w</w:t>
      </w:r>
      <w:r w:rsidR="00B34CB3">
        <w:t xml:space="preserve">e </w:t>
      </w:r>
      <w:r w:rsidR="003C6E79">
        <w:t xml:space="preserve">estimate </w:t>
      </w:r>
      <w:r w:rsidR="00E82478">
        <w:t xml:space="preserve">either one or </w:t>
      </w:r>
      <w:r w:rsidR="003C6E79">
        <w:t>two</w:t>
      </w:r>
      <w:r w:rsidR="00E82478">
        <w:t xml:space="preserve"> </w:t>
      </w:r>
      <w:r w:rsidR="003C6E79">
        <w:t xml:space="preserve">underlying </w:t>
      </w:r>
      <w:r w:rsidR="00E82478">
        <w:t xml:space="preserve">state processes </w:t>
      </w:r>
      <w:r w:rsidR="003C6E79">
        <w:t>of pink salmon abundance</w:t>
      </w:r>
      <w:r>
        <w:t>.</w:t>
      </w:r>
      <w:r w:rsidR="00E82478">
        <w:t xml:space="preserve"> </w:t>
      </w:r>
      <w:r w:rsidR="00931642">
        <w:t>T</w:t>
      </w:r>
      <w:r w:rsidR="007C003B">
        <w:t>hese separate model specifications are compared for</w:t>
      </w:r>
      <w:r w:rsidR="00931642">
        <w:t xml:space="preserve"> goodness of</w:t>
      </w:r>
      <w:r w:rsidR="007C003B">
        <w:t xml:space="preserve"> fit using AICc</w:t>
      </w:r>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56DDDE25" w:rsidR="006E6B42" w:rsidRDefault="006E6B42" w:rsidP="006E6B42">
      <w:pPr>
        <w:spacing w:after="0" w:line="480" w:lineRule="auto"/>
      </w:pPr>
      <w:r>
        <w:tab/>
        <w:t xml:space="preserve">The above approach </w:t>
      </w:r>
      <w:ins w:id="400" w:author="Gende, Scott M" w:date="2026-09-30T11:52:00Z" w16du:dateUtc="2026-09-30T19:52:00Z">
        <w:r w:rsidR="00C82B3D">
          <w:t xml:space="preserve">-- </w:t>
        </w:r>
      </w:ins>
      <w:del w:id="401" w:author="Gende, Scott M" w:date="2026-09-30T11:52:00Z" w16du:dateUtc="2026-09-30T19:52:00Z">
        <w:r w:rsidR="007524E3" w:rsidDel="00C82B3D">
          <w:delText>(</w:delText>
        </w:r>
      </w:del>
      <w:r>
        <w:t xml:space="preserve">comparing a one-state </w:t>
      </w:r>
      <w:r w:rsidR="007524E3">
        <w:t>and</w:t>
      </w:r>
      <w:r>
        <w:t xml:space="preserve"> two-state model </w:t>
      </w:r>
      <w:r w:rsidR="007524E3">
        <w:t xml:space="preserve">to </w:t>
      </w:r>
      <w:r>
        <w:t>determin</w:t>
      </w:r>
      <w:r w:rsidR="007524E3">
        <w:t>e</w:t>
      </w:r>
      <w:r>
        <w:t xml:space="preserve"> whether pink salmon abundances at Indian River </w:t>
      </w:r>
      <w:r w:rsidR="002D3085">
        <w:t xml:space="preserve">differ </w:t>
      </w:r>
      <w:r>
        <w:t>substantially from those observed elsewhere in the re</w:t>
      </w:r>
      <w:r w:rsidR="007524E3">
        <w:t>gion</w:t>
      </w:r>
      <w:ins w:id="402" w:author="Gende, Scott M" w:date="2026-09-30T11:52:00Z" w16du:dateUtc="2026-09-30T19:52:00Z">
        <w:r w:rsidR="00C82B3D">
          <w:t xml:space="preserve"> -- </w:t>
        </w:r>
      </w:ins>
      <w:del w:id="403" w:author="Gende, Scott M" w:date="2026-09-30T11:52:00Z" w16du:dateUtc="2026-09-30T19:52:00Z">
        <w:r w:rsidR="007524E3" w:rsidDel="00C82B3D">
          <w:delText>)</w:delText>
        </w:r>
        <w:r w:rsidDel="00C82B3D">
          <w:delText xml:space="preserve"> </w:delText>
        </w:r>
      </w:del>
      <w:r>
        <w:t xml:space="preserve">is </w:t>
      </w:r>
      <w:ins w:id="404" w:author="Gende, Scott M" w:date="2026-09-30T11:52:00Z" w16du:dateUtc="2026-09-30T19:52:00Z">
        <w:r w:rsidR="00C82B3D">
          <w:t xml:space="preserve">confounded </w:t>
        </w:r>
      </w:ins>
      <w:del w:id="405" w:author="Gende, Scott M" w:date="2026-09-30T11:53:00Z" w16du:dateUtc="2026-09-30T19:53:00Z">
        <w:r w:rsidDel="00C82B3D">
          <w:delText xml:space="preserve">made additionally complicated </w:delText>
        </w:r>
      </w:del>
      <w:r>
        <w:t>by the life history of pink salmon</w:t>
      </w:r>
      <w:r w:rsidR="007524E3">
        <w:t>.</w:t>
      </w:r>
      <w:r>
        <w:t xml:space="preserve"> </w:t>
      </w:r>
      <w:r w:rsidR="00AD5F34" w:rsidRPr="00A017CB">
        <w:rPr>
          <w:rFonts w:cstheme="minorHAnsi"/>
          <w:color w:val="202122"/>
          <w:shd w:val="clear" w:color="auto" w:fill="FFFFFF"/>
        </w:rPr>
        <w:t>Pink salmon hatch in the winter</w:t>
      </w:r>
      <w:r w:rsidR="00AD5F34">
        <w:rPr>
          <w:rFonts w:cstheme="minorHAnsi"/>
          <w:color w:val="202122"/>
          <w:shd w:val="clear" w:color="auto" w:fill="FFFFFF"/>
        </w:rPr>
        <w:t xml:space="preserve"> and </w:t>
      </w:r>
      <w:r w:rsidR="00AD5F34">
        <w:t xml:space="preserve">immediately </w:t>
      </w:r>
      <w:r w:rsidR="00AD5F34" w:rsidRPr="00CD14B8">
        <w:t>enter the ocean</w:t>
      </w:r>
      <w:r w:rsidR="00AD5F34">
        <w:t xml:space="preserve"> as juveniles in spring</w:t>
      </w:r>
      <w:r w:rsidR="00AD5F34" w:rsidRPr="00CD14B8">
        <w:t xml:space="preserve">, </w:t>
      </w:r>
      <w:r w:rsidR="00AD5F34">
        <w:t xml:space="preserve">making no use of freshwater as rearing habitat. All members of a brood then </w:t>
      </w:r>
      <w:r w:rsidR="00AD5F34" w:rsidRPr="00CD14B8">
        <w:t>return to spawn</w:t>
      </w:r>
      <w:r w:rsidR="00AD5F34">
        <w:t xml:space="preserve"> in autumn of the following year at two years of age (Heard 1991, Quinn 2018)</w:t>
      </w:r>
      <w:r w:rsidR="00AD5F34" w:rsidRPr="00CD14B8">
        <w:t xml:space="preserve">. This </w:t>
      </w:r>
      <w:r w:rsidR="00AD5F34">
        <w:t xml:space="preserve">obligate two-year life cycle </w:t>
      </w:r>
      <w:r w:rsidR="00AD5F34" w:rsidRPr="00CD14B8">
        <w:t>leads to</w:t>
      </w:r>
      <w:r w:rsidR="00AD5F34">
        <w:t xml:space="preserve"> </w:t>
      </w:r>
      <w:r w:rsidR="00AD5F34" w:rsidRPr="00CD14B8">
        <w:t xml:space="preserve">genetically distinct runs </w:t>
      </w:r>
      <w:r w:rsidR="00AD5F34">
        <w:t xml:space="preserve">of salmon inhabiting the same stream </w:t>
      </w:r>
      <w:r w:rsidR="00AD5F34" w:rsidRPr="00CD14B8">
        <w:t>in even numbered and odd numbered years</w:t>
      </w:r>
      <w:r w:rsidR="00AD5F34">
        <w:t xml:space="preserve"> (Quinn 2018). Due to this, </w:t>
      </w:r>
      <w:r w:rsidR="002D3085">
        <w:t xml:space="preserve">four models </w:t>
      </w:r>
      <w:r w:rsidR="00AD5F34">
        <w:t>were</w:t>
      </w:r>
      <w:r w:rsidR="002D3085">
        <w:t xml:space="preserve"> fit</w:t>
      </w:r>
      <w:r>
        <w:t xml:space="preserve"> </w:t>
      </w:r>
      <w:r w:rsidR="00693FA0">
        <w:t>to</w:t>
      </w:r>
      <w:r>
        <w:t xml:space="preserve"> evaluate whether abundances at Indian River are exhibiting behaviors atypical of an equivalent pink salmon stream in the region. The first estimates four state processes total</w:t>
      </w:r>
      <w:r w:rsidR="00AD5F34">
        <w:t xml:space="preserve">, </w:t>
      </w:r>
      <w:r w:rsidR="00AD5F34">
        <w:lastRenderedPageBreak/>
        <w:t>treating the Indian River as a separate state from the region in both even and odd years</w:t>
      </w:r>
      <w:r>
        <w:t xml:space="preserve">. Next, </w:t>
      </w:r>
      <w:r w:rsidR="00AD5F34">
        <w:t>a two-state model is specified, meaning that for each run</w:t>
      </w:r>
      <w:r>
        <w:t xml:space="preserve"> all 35 index streams and</w:t>
      </w:r>
      <w:r w:rsidR="00F34AE7">
        <w:t xml:space="preserve"> the</w:t>
      </w:r>
      <w:r>
        <w:t xml:space="preserve"> Indian River are treated as representative of one underlying state. </w:t>
      </w:r>
      <w:r w:rsidR="00AD5F34">
        <w:t>Finally, it is important to</w:t>
      </w:r>
      <w:r>
        <w:t xml:space="preserve"> consider</w:t>
      </w:r>
      <w:r w:rsidR="00115D83">
        <w:t xml:space="preserve"> that, </w:t>
      </w:r>
      <w:r>
        <w:t xml:space="preserve">due to some variation in the underlying genetics of each run, odd-year runs at Indian River </w:t>
      </w:r>
      <w:r w:rsidR="00F34AE7">
        <w:t>differ</w:t>
      </w:r>
      <w:r>
        <w:t xml:space="preserve"> in abundance from those of streams in the wider region</w:t>
      </w:r>
      <w:r w:rsidR="00F34AE7">
        <w:t xml:space="preserve"> </w:t>
      </w:r>
      <w:r w:rsidR="00AD5F34">
        <w:t xml:space="preserve">while </w:t>
      </w:r>
      <w:r>
        <w:t>even-</w:t>
      </w:r>
      <w:r w:rsidR="00AD5F34">
        <w:t xml:space="preserve">year </w:t>
      </w:r>
      <w:r>
        <w:t xml:space="preserve">runs </w:t>
      </w:r>
      <w:r w:rsidR="00F34AE7">
        <w:t>do not</w:t>
      </w:r>
      <w:r>
        <w:t>, or vice versa</w:t>
      </w:r>
      <w:r w:rsidR="00115D83">
        <w:t>.</w:t>
      </w:r>
      <w:r>
        <w:t xml:space="preserve"> To evaluate these cases, two three-state models are specified, in which Indian River abundance </w:t>
      </w:r>
      <w:r w:rsidR="00AD5F34">
        <w:t xml:space="preserve">is treated </w:t>
      </w:r>
      <w:r>
        <w:t xml:space="preserve">separately </w:t>
      </w:r>
      <w:r w:rsidR="00AD5F34">
        <w:t xml:space="preserve">from the region </w:t>
      </w:r>
      <w:r>
        <w:t>for one run, while the other is included as part of the regional underlying state. Evaluation of model fit using AICc then determines which of these model structures most closely fits the observed data</w:t>
      </w:r>
      <w:r w:rsidR="00AD5F34">
        <w:t xml:space="preserve">, and therefore </w:t>
      </w:r>
      <w:r w:rsidR="00EF576A">
        <w:t>if and how</w:t>
      </w:r>
      <w:r w:rsidR="00AD5F34">
        <w:t xml:space="preserve"> pink salmon population dynamics at Indian River differ from those observed at ADFG index streams elsewhere in the region</w:t>
      </w:r>
      <w:r>
        <w:t>.</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2ACE1C85" w:rsidR="00060EB8" w:rsidRDefault="00060EB8" w:rsidP="00060EB8">
      <w:pPr>
        <w:spacing w:after="0" w:line="480" w:lineRule="auto"/>
      </w:pPr>
      <w:del w:id="406" w:author="Gende, Scott M" w:date="2026-09-30T11:54:00Z" w16du:dateUtc="2026-09-30T19:54:00Z">
        <w:r w:rsidDel="00C82B3D">
          <w:delText>SJH h</w:delText>
        </w:r>
      </w:del>
      <w:ins w:id="407" w:author="Gende, Scott M" w:date="2026-09-30T11:54:00Z" w16du:dateUtc="2026-09-30T19:54:00Z">
        <w:r w:rsidR="00C82B3D">
          <w:t>H</w:t>
        </w:r>
      </w:ins>
      <w:r>
        <w:t xml:space="preserve">atchery </w:t>
      </w:r>
      <w:ins w:id="408" w:author="Gende, Scott M" w:date="2026-09-30T11:54:00Z" w16du:dateUtc="2026-09-30T19:54:00Z">
        <w:r w:rsidR="00C82B3D">
          <w:t xml:space="preserve">(SJH) </w:t>
        </w:r>
      </w:ins>
      <w:r>
        <w:t>operations beg</w:t>
      </w:r>
      <w:r w:rsidR="004328A6">
        <w:t>a</w:t>
      </w:r>
      <w:r>
        <w:t xml:space="preserve">n in 1975. For the first three decades of its existence, SJH was permitted to propagate 1 million pink salmon eggs per year, </w:t>
      </w:r>
      <w:r w:rsidR="004328A6">
        <w:t>and</w:t>
      </w:r>
      <w:r>
        <w:t xml:space="preserve"> this increased to 3 million in 2010. This then defines three distinct time periods of SJH production: pre-1975 with no hatchery operations, 1975-2009 with low</w:t>
      </w:r>
      <w:ins w:id="409" w:author="Gende, Scott M" w:date="2026-09-30T11:54:00Z" w16du:dateUtc="2026-09-30T19:54:00Z">
        <w:r w:rsidR="00C82B3D">
          <w:t>er</w:t>
        </w:r>
      </w:ins>
      <w:ins w:id="410" w:author="Gende, Scott M" w:date="2026-09-30T11:55:00Z" w16du:dateUtc="2026-09-30T19:55:00Z">
        <w:r w:rsidR="00C82B3D">
          <w:t xml:space="preserve"> production</w:t>
        </w:r>
      </w:ins>
      <w:del w:id="411" w:author="Gende, Scott M" w:date="2026-09-30T11:54:00Z" w16du:dateUtc="2026-09-30T19:54:00Z">
        <w:r w:rsidDel="00C82B3D">
          <w:delText xml:space="preserve"> </w:delText>
        </w:r>
      </w:del>
      <w:del w:id="412" w:author="Gende, Scott M" w:date="2026-09-30T11:55:00Z" w16du:dateUtc="2026-09-30T19:55:00Z">
        <w:r w:rsidDel="00C82B3D">
          <w:delText>level operations</w:delText>
        </w:r>
      </w:del>
      <w:r>
        <w:t>, and post-2010 with high</w:t>
      </w:r>
      <w:ins w:id="413" w:author="Gende, Scott M" w:date="2026-09-30T11:55:00Z" w16du:dateUtc="2026-09-30T19:55:00Z">
        <w:r w:rsidR="00C82B3D">
          <w:t>er</w:t>
        </w:r>
      </w:ins>
      <w:del w:id="414" w:author="Gende, Scott M" w:date="2026-09-30T11:55:00Z" w16du:dateUtc="2026-09-30T19:55:00Z">
        <w:r w:rsidDel="00C82B3D">
          <w:delText xml:space="preserve"> level</w:delText>
        </w:r>
      </w:del>
      <w:r>
        <w:t xml:space="preserve"> </w:t>
      </w:r>
      <w:ins w:id="415" w:author="Gende, Scott M" w:date="2026-09-30T11:55:00Z" w16du:dateUtc="2026-09-30T19:55:00Z">
        <w:r w:rsidR="00C82B3D">
          <w:t>production</w:t>
        </w:r>
      </w:ins>
      <w:del w:id="416" w:author="Gende, Scott M" w:date="2026-09-30T11:55:00Z" w16du:dateUtc="2026-09-30T19:55:00Z">
        <w:r w:rsidDel="00C82B3D">
          <w:delText>operations</w:delText>
        </w:r>
      </w:del>
      <w:r>
        <w:t xml:space="preserve"> (Stopha 2015). </w:t>
      </w:r>
    </w:p>
    <w:p w14:paraId="74CD7DD0" w14:textId="02034BCB" w:rsidR="00060EB8" w:rsidRDefault="004328A6" w:rsidP="00161C09">
      <w:pPr>
        <w:spacing w:after="0" w:line="480" w:lineRule="auto"/>
        <w:ind w:firstLine="720"/>
      </w:pPr>
      <w:r>
        <w:t>T</w:t>
      </w:r>
      <w:r w:rsidR="00060EB8">
        <w:t xml:space="preserve">o take advantage of these distinct time periods </w:t>
      </w:r>
      <w:r w:rsidR="00B34CB3">
        <w:t>we</w:t>
      </w:r>
      <w:r w:rsidR="00060EB8">
        <w:t xml:space="preserve"> utiliz</w:t>
      </w:r>
      <w:r w:rsidR="0063158E">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6078D8">
        <w:t>) and</w:t>
      </w:r>
      <w:r w:rsidR="00597FAB">
        <w:t xml:space="preserve"> is commonly employed</w:t>
      </w:r>
      <w:r w:rsidR="0096153E">
        <w:t xml:space="preserve"> when </w:t>
      </w:r>
      <w:r w:rsidR="00597FAB">
        <w:t>evaluating</w:t>
      </w:r>
      <w:r w:rsidR="0096153E">
        <w:t xml:space="preserve"> the impact of </w:t>
      </w:r>
      <w:r w:rsidR="00597FAB">
        <w:t xml:space="preserve">an anthropogenic </w:t>
      </w:r>
      <w:r w:rsidR="00597FAB">
        <w:lastRenderedPageBreak/>
        <w:t>interventions</w:t>
      </w:r>
      <w:r w:rsidR="0096153E">
        <w:t xml:space="preserve"> on wild salmonid populations</w:t>
      </w:r>
      <w:r w:rsidR="00AC48BB">
        <w:t xml:space="preserve"> (</w:t>
      </w:r>
      <w:r w:rsidR="00734A33">
        <w:t xml:space="preserve">Levin and Tolimieri 2001, </w:t>
      </w:r>
      <w:r w:rsidR="00AC48BB">
        <w:t>Berejikian et al. 2025</w:t>
      </w:r>
      <w:r w:rsidR="00C02ADB">
        <w:t>, Pearsons and Hillman 2025</w:t>
      </w:r>
      <w:r w:rsidR="00AC48BB">
        <w:t>)</w:t>
      </w:r>
      <w:r w:rsidR="00060EB8">
        <w:t>. DD modeling compares a treatment group to a control group across two time periods, pre- and post- intervention</w:t>
      </w:r>
      <w:r w:rsidR="005468E7">
        <w:t>.</w:t>
      </w:r>
      <w:r w:rsidR="00161C09">
        <w:t xml:space="preserve">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groups, known as the parallel trends assumption, is bolstered through the application of event studies evaluating whether trends in control and treatment groups were similar in the pre-treatment period (Cunningham 2021).</w:t>
      </w:r>
    </w:p>
    <w:p w14:paraId="30B71131" w14:textId="1A194D40" w:rsidR="009E368F" w:rsidRDefault="00161C09" w:rsidP="00161C09">
      <w:pPr>
        <w:spacing w:after="0" w:line="480" w:lineRule="auto"/>
        <w:ind w:firstLine="720"/>
      </w:pPr>
      <w:r>
        <w:t xml:space="preserve">We applied a DD framework using MARSS models to once again allow for observation error and to capture the autoregressive behavior of the underlying state processes. The matrix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specified to allow the treatment group (observations at Indian River) to be estimated as a separate state from the control group (observations made at ADFG’s other </w:t>
      </w:r>
      <w:r w:rsidRPr="003C6E79">
        <w:rPr>
          <w:i/>
          <w:iCs/>
        </w:rPr>
        <w:t>north southeast (outside)</w:t>
      </w:r>
      <w:r>
        <w:t xml:space="preserve"> index stream), and the effect of treatment</w:t>
      </w:r>
      <w:r w:rsidR="009E368F">
        <w:t xml:space="preserve"> (</w:t>
      </w:r>
      <w:r w:rsidR="009E368F" w:rsidRPr="00344E76">
        <w:rPr>
          <w:rFonts w:ascii="MathJax_Math-italic" w:eastAsia="Times New Roman" w:hAnsi="MathJax_Math-italic" w:cs="Times New Roman"/>
          <w:b/>
          <w:bCs/>
          <w:kern w:val="0"/>
          <w:sz w:val="26"/>
          <w:szCs w:val="26"/>
          <w:bdr w:val="none" w:sz="0" w:space="0" w:color="auto" w:frame="1"/>
          <w14:ligatures w14:val="none"/>
        </w:rPr>
        <w:t>C</w:t>
      </w:r>
      <w:r w:rsidR="009E368F">
        <w:t>)</w:t>
      </w:r>
      <w:r>
        <w:t xml:space="preserve"> is captured through inclusion of binary covariate data </w:t>
      </w:r>
      <w:r w:rsidR="009E368F">
        <w:t>(</w:t>
      </w:r>
      <w:r w:rsidR="009E368F" w:rsidRPr="00C64BF8">
        <w:rPr>
          <w:rFonts w:ascii="MathJax_Math-italic" w:eastAsia="Times New Roman" w:hAnsi="MathJax_Math-italic" w:cs="Times New Roman"/>
          <w:b/>
          <w:bCs/>
          <w:kern w:val="0"/>
          <w:sz w:val="26"/>
          <w:szCs w:val="26"/>
          <w:bdr w:val="none" w:sz="0" w:space="0" w:color="auto" w:frame="1"/>
          <w14:ligatures w14:val="none"/>
        </w:rPr>
        <w:t>c</w:t>
      </w:r>
      <w:r w:rsidR="009E368F"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9E368F">
        <w:t xml:space="preserve">) </w:t>
      </w:r>
      <w:r>
        <w:t>indicating the post-treatment time period. Separate models consider two treatment periods: 1) the period related to the commencement of hatchery operations (</w:t>
      </w:r>
      <w:r w:rsidR="00035383">
        <w:t xml:space="preserve">runs which return post </w:t>
      </w:r>
      <w:r>
        <w:t>1975</w:t>
      </w:r>
      <w:r w:rsidR="00035383">
        <w:t>/76</w:t>
      </w:r>
      <w:r>
        <w:t>), and 2) the period related to the expansion of permitted pink salmon production at SJH (</w:t>
      </w:r>
      <w:r w:rsidR="00035383">
        <w:t xml:space="preserve">runs which return post </w:t>
      </w:r>
      <w:r>
        <w:t>2010</w:t>
      </w:r>
      <w:r w:rsidR="00035383">
        <w:t>/11</w:t>
      </w:r>
      <w:r>
        <w:t xml:space="preserve">). </w:t>
      </w:r>
      <w:r w:rsidR="005E707C">
        <w:t xml:space="preserve">In addition to these covariates indicating the treatment period, covariates controlling for observer and for ocean climate via PDO are included to further isolate the effect of interest. </w:t>
      </w:r>
      <w:r w:rsidR="00035383">
        <w:t>Models</w:t>
      </w:r>
      <w:r w:rsidR="005E707C">
        <w:t xml:space="preserve"> are fit and evaluated using AICc to determine which specification best describes the data. By comparing the fit of a model</w:t>
      </w:r>
      <w:r w:rsidR="00037BBF">
        <w:t>s</w:t>
      </w:r>
      <w:r w:rsidR="005E707C">
        <w:t xml:space="preserve"> </w:t>
      </w:r>
      <w:r w:rsidR="005E707C">
        <w:lastRenderedPageBreak/>
        <w:t>which allow separate effects for the treatment period to be estimated at Indian River and throughout the wider region, model</w:t>
      </w:r>
      <w:r w:rsidR="00037BBF">
        <w:t>s</w:t>
      </w:r>
      <w:r w:rsidR="005E707C">
        <w:t xml:space="preserve"> which assert one region wide effect of treatment period, </w:t>
      </w:r>
      <w:r w:rsidR="00037BBF">
        <w:t xml:space="preserve">and models which only allow for an effect of treatment at Indian River, </w:t>
      </w:r>
      <w:r w:rsidR="005E707C">
        <w:t>it can be determined whether some additional effect of treatment at Indian River exists beyond that of the treatment period throughout the study area.</w:t>
      </w:r>
    </w:p>
    <w:p w14:paraId="1528AB89" w14:textId="762E2BA3" w:rsidR="00161C09" w:rsidRDefault="00161C09" w:rsidP="005468E7">
      <w:pPr>
        <w:spacing w:after="0" w:line="480" w:lineRule="auto"/>
        <w:ind w:firstLine="720"/>
      </w:pPr>
      <w:r>
        <w:t xml:space="preserve">Because of the autoregressive character of state processes in MARSS models, an intervention occurring at a single time step can impact the time series many steps into the future. It is easy to imagine that a recurring intervention could impact the time series at multiple time steps, pushing it far from its original state. However, </w:t>
      </w:r>
      <w:r w:rsidR="005E707C">
        <w:t xml:space="preserve">for </w:t>
      </w:r>
      <w:r>
        <w:t xml:space="preserve">a case </w:t>
      </w:r>
      <w:r w:rsidR="005E707C">
        <w:t>in which</w:t>
      </w:r>
      <w:r>
        <w:t xml:space="preserve"> a recurring intervention is driving the abundance of some natural population, there is likely to exist some upper limit beyond which the effect of an intervention would be </w:t>
      </w:r>
      <w:r w:rsidR="009E368F">
        <w:t>negligible</w:t>
      </w:r>
      <w:r>
        <w:t xml:space="preserve"> due to the carrying capacity of the ecosystem in which the population exists (del Monte-Luna et al. 2004). </w:t>
      </w:r>
      <w:r w:rsidR="009E368F">
        <w:t>To</w:t>
      </w:r>
      <w:r>
        <w:t xml:space="preserve"> thoroughly explore this possibility, iterations of </w:t>
      </w:r>
      <w:r w:rsidR="005E707C">
        <w:t xml:space="preserve">binary </w:t>
      </w:r>
      <w:r>
        <w:t xml:space="preserve">covariate data </w:t>
      </w:r>
      <w:r w:rsidR="005E707C">
        <w:t xml:space="preserve">indicating </w:t>
      </w:r>
      <w:r>
        <w:t xml:space="preserve">treatment period were constructed to </w:t>
      </w:r>
      <w:r w:rsidR="005E707C">
        <w:t>model</w:t>
      </w:r>
      <w:r>
        <w:t xml:space="preserve"> the </w:t>
      </w:r>
      <w:r w:rsidR="005E707C">
        <w:t>effect</w:t>
      </w:r>
      <w:r>
        <w:t xml:space="preserve"> of treatment in any number of consecutive years following the initial application. </w:t>
      </w:r>
      <w:r w:rsidR="00035383">
        <w:t>This procedure leads to many competing treatment specifications (23</w:t>
      </w:r>
      <w:r w:rsidR="00035383">
        <w:rPr>
          <w:vertAlign w:val="superscript"/>
        </w:rPr>
        <w:t>2</w:t>
      </w:r>
      <w:r w:rsidR="00035383">
        <w:t xml:space="preserve"> sets of covariate data (</w:t>
      </w:r>
      <w:r w:rsidR="00035383" w:rsidRPr="00C64BF8">
        <w:rPr>
          <w:rFonts w:ascii="MathJax_Math-italic" w:eastAsia="Times New Roman" w:hAnsi="MathJax_Math-italic" w:cs="Times New Roman"/>
          <w:b/>
          <w:bCs/>
          <w:kern w:val="0"/>
          <w:sz w:val="26"/>
          <w:szCs w:val="26"/>
          <w:bdr w:val="none" w:sz="0" w:space="0" w:color="auto" w:frame="1"/>
          <w14:ligatures w14:val="none"/>
        </w:rPr>
        <w:t>c</w:t>
      </w:r>
      <w:r w:rsidR="0003538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035383">
        <w:t>) in the post-1975 model).</w:t>
      </w:r>
    </w:p>
    <w:p w14:paraId="5F9A66FE" w14:textId="4140F136" w:rsidR="00651658" w:rsidRDefault="00060EB8" w:rsidP="00083659">
      <w:pPr>
        <w:spacing w:after="0" w:line="480" w:lineRule="auto"/>
        <w:ind w:firstLine="720"/>
      </w:pPr>
      <w:r>
        <w:t xml:space="preserve">To ensure that the parallel trends assumption holds between treatment and control groups during the pre-treatment period, event studies </w:t>
      </w:r>
      <w:r w:rsidR="005B4D1C">
        <w:t>were conducted</w:t>
      </w:r>
      <w:r w:rsidR="00083659">
        <w:t>.</w:t>
      </w:r>
      <w:r w:rsidR="005B4D1C">
        <w:t xml:space="preserve"> </w:t>
      </w:r>
      <w:r w:rsidR="00083659">
        <w:t>Once again w</w:t>
      </w:r>
      <w:r w:rsidR="005B4D1C">
        <w:t>e specify</w:t>
      </w:r>
      <w:r w:rsidR="00083659">
        <w:t xml:space="preserve"> </w:t>
      </w:r>
      <w:r w:rsidR="005B4D1C">
        <w:t xml:space="preserve">MARSS </w:t>
      </w:r>
      <w:r w:rsidR="002A4213">
        <w:t>models to</w:t>
      </w:r>
      <w:r w:rsidR="005B4D1C">
        <w:t xml:space="preserve"> consider the Indian River as 1) a separate state from the wider region, and 2) as part of a single underlying state represented by all streams in the region, and extend this structure to allow for even- and odd- year runs to exhibit different behavior in this regard</w:t>
      </w:r>
      <w:r w:rsidR="00083659">
        <w:t xml:space="preserve">, leading to four competing </w:t>
      </w:r>
      <w:r w:rsidR="00083659" w:rsidRPr="00C64BF8">
        <w:rPr>
          <w:rFonts w:ascii="MathJax_Math-italic" w:eastAsia="Times New Roman" w:hAnsi="MathJax_Math-italic" w:cs="Times New Roman"/>
          <w:b/>
          <w:bCs/>
          <w:kern w:val="0"/>
          <w:sz w:val="26"/>
          <w:szCs w:val="26"/>
          <w:bdr w:val="none" w:sz="0" w:space="0" w:color="auto" w:frame="1"/>
          <w14:ligatures w14:val="none"/>
        </w:rPr>
        <w:t>Z</w:t>
      </w:r>
      <w:r w:rsidR="00083659">
        <w:t xml:space="preserve"> matrices. These models are then fit using only data from the pre-</w:t>
      </w:r>
      <w:r w:rsidR="00083659">
        <w:lastRenderedPageBreak/>
        <w:t xml:space="preserve">treatment period. </w:t>
      </w:r>
      <w:r w:rsidR="002A4213">
        <w:t xml:space="preserve">If indeed treatment and control groups are similar during the pre-treatment period, </w:t>
      </w:r>
      <w:r w:rsidR="00083659">
        <w:t xml:space="preserve">a model which treats </w:t>
      </w:r>
      <w:r w:rsidR="002A4213">
        <w:t xml:space="preserve">Indian River </w:t>
      </w:r>
      <w:r w:rsidR="00083659">
        <w:t>pink salmon abundances as part of a single underlying state represented by all streams in the region should fit the data best.</w:t>
      </w:r>
      <w:r>
        <w:t xml:space="preserve"> </w:t>
      </w:r>
    </w:p>
    <w:p w14:paraId="498878BE" w14:textId="77777777" w:rsidR="00670218" w:rsidRDefault="00670218" w:rsidP="00970BA1">
      <w:pPr>
        <w:spacing w:after="0" w:line="480" w:lineRule="auto"/>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3DD36604" w:rsidR="00F4350E" w:rsidRDefault="0063158E" w:rsidP="00C64BF8">
      <w:pPr>
        <w:spacing w:after="0" w:line="480" w:lineRule="auto"/>
      </w:pPr>
      <w:r>
        <w:t xml:space="preserve">The last stage of </w:t>
      </w:r>
      <w:r w:rsidR="000D3ED8">
        <w:t xml:space="preserve">our </w:t>
      </w:r>
      <w:r w:rsidR="00060EB8">
        <w:t>research</w:t>
      </w:r>
      <w:r w:rsidR="00670218">
        <w:t xml:space="preserve"> focus</w:t>
      </w:r>
      <w:r w:rsidR="00060EB8">
        <w:t>e</w:t>
      </w:r>
      <w:r>
        <w:t>s</w:t>
      </w:r>
      <w:r w:rsidR="00670218">
        <w:t xml:space="preserve"> on the effect of the number of fish released by the hatchery each year. </w:t>
      </w:r>
      <w:r w:rsidR="00001036">
        <w:t xml:space="preserve">Because </w:t>
      </w:r>
      <w:r w:rsidR="00670218">
        <w:t>available stray rate data</w:t>
      </w:r>
      <w:r w:rsidR="00001036">
        <w:t xml:space="preserve"> is sparse,</w:t>
      </w:r>
      <w:r w:rsidR="00670218">
        <w:t xml:space="preserve"> a direct analysis of the impacts of </w:t>
      </w:r>
      <w:r w:rsidR="00001036">
        <w:t xml:space="preserve">SJH </w:t>
      </w:r>
      <w:r w:rsidR="00670218">
        <w:t>stray</w:t>
      </w:r>
      <w:r w:rsidR="00001036">
        <w:t>s on Indian River abundances is</w:t>
      </w:r>
      <w:r w:rsidR="00670218">
        <w:t xml:space="preserve"> impossible</w:t>
      </w:r>
      <w:r w:rsidR="00001036">
        <w:t>. Instead</w:t>
      </w:r>
      <w:r w:rsidR="00670218">
        <w:t>,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It is important to consider the effect of straying both to and from Indian River, as both would influence the abundances observed in stream. 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 </w:t>
      </w:r>
      <w:r w:rsidR="005B1CFB">
        <w:t>Parametric bootstrapping is employed to construct confidence intervals around these parameter estimates.</w:t>
      </w:r>
      <w:r w:rsidR="00D55F31">
        <w:t xml:space="preserve"> </w:t>
      </w:r>
    </w:p>
    <w:p w14:paraId="2090CCA8" w14:textId="7650F15E" w:rsidR="00670218" w:rsidRDefault="00741B88" w:rsidP="002B7623">
      <w:pPr>
        <w:spacing w:after="0" w:line="480" w:lineRule="auto"/>
        <w:ind w:firstLine="720"/>
      </w:pPr>
      <w:r>
        <w:t xml:space="preserve">The state of the hatchery must also be considered, as regardless of the previous brood year’s returns, </w:t>
      </w:r>
      <w:r w:rsidR="003D1AE8">
        <w:t xml:space="preserve">it is assumed that </w:t>
      </w:r>
      <w:r w:rsidRPr="003D1AE8">
        <w:t>the hatchery will release a number of smolts which is as close as possible to their permitted maximum.</w:t>
      </w:r>
      <w:r>
        <w:t xml:space="preserve">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 xml:space="preserve">covariate data relating to smolts reared by the hatchery from eggs taken from the previous brood year’s broodstock and released the prior </w:t>
      </w:r>
      <w:r w:rsidR="00F4350E">
        <w:lastRenderedPageBreak/>
        <w:t>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13"/>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417"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Pr="00255470" w:rsidRDefault="0067541D" w:rsidP="0067541D">
      <w:pPr>
        <w:spacing w:after="0" w:line="240" w:lineRule="auto"/>
      </w:pPr>
      <w:commentRangeStart w:id="418"/>
      <w:r w:rsidRPr="00255470">
        <w:t xml:space="preserve">Figure 3: MARSS model </w:t>
      </w:r>
      <w:commentRangeEnd w:id="418"/>
      <w:r w:rsidR="00092DC6" w:rsidRPr="00255470">
        <w:rPr>
          <w:rStyle w:val="CommentReference"/>
          <w:sz w:val="24"/>
          <w:szCs w:val="24"/>
        </w:rPr>
        <w:commentReference w:id="418"/>
      </w:r>
      <w:r w:rsidRPr="00255470">
        <w:t xml:space="preserve">results estimating the underlying states of even- and odd-year pink salmon abundance at Indian River (highlighted in pink) and throughout ‘north southeast (outside)’ region (grey). Abundance estimates </w:t>
      </w:r>
      <w:commentRangeStart w:id="419"/>
      <w:r w:rsidRPr="00255470">
        <w:t xml:space="preserve">are scaled by stream length </w:t>
      </w:r>
      <w:commentRangeEnd w:id="419"/>
      <w:r w:rsidR="0073329D" w:rsidRPr="00255470">
        <w:rPr>
          <w:rStyle w:val="CommentReference"/>
          <w:sz w:val="24"/>
          <w:szCs w:val="24"/>
        </w:rPr>
        <w:commentReference w:id="419"/>
      </w:r>
      <w:r w:rsidRPr="00255470">
        <w:t xml:space="preserve">and z-standardized at the stream level. </w:t>
      </w:r>
    </w:p>
    <w:p w14:paraId="2EDD030D" w14:textId="77777777" w:rsidR="0067541D" w:rsidRDefault="0067541D" w:rsidP="00F4350E">
      <w:pPr>
        <w:spacing w:after="0" w:line="480" w:lineRule="auto"/>
      </w:pPr>
    </w:p>
    <w:p w14:paraId="03F45F5B" w14:textId="4E116154" w:rsidR="00C3066D" w:rsidRDefault="007635F3" w:rsidP="00F4350E">
      <w:pPr>
        <w:spacing w:after="0" w:line="480" w:lineRule="auto"/>
      </w:pPr>
      <w:r>
        <w:t>For both even- and odd-year runs</w:t>
      </w:r>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regional average, while odd-year Indian River abundance in 1961 was estimated to be 1.326 standard deviations lower</w:t>
      </w:r>
      <w:r w:rsidR="00C3066D">
        <w:t xml:space="preserve">. Over the time series, Indian River abundances </w:t>
      </w:r>
      <w:commentRangeStart w:id="420"/>
      <w:r w:rsidR="00C3066D">
        <w:t>for both runs “ca</w:t>
      </w:r>
      <w:r w:rsidR="00727829">
        <w:t>ug</w:t>
      </w:r>
      <w:r w:rsidR="00C3066D">
        <w:t>h</w:t>
      </w:r>
      <w:r w:rsidR="00727829">
        <w:t>t</w:t>
      </w:r>
      <w:r w:rsidR="00C3066D">
        <w:t>-up” to what would be expected of an average pink salmon index stream</w:t>
      </w:r>
      <w:commentRangeEnd w:id="420"/>
      <w:r w:rsidR="00DD5732">
        <w:rPr>
          <w:rStyle w:val="CommentReference"/>
          <w:sz w:val="24"/>
          <w:szCs w:val="24"/>
        </w:rPr>
        <w:commentReference w:id="420"/>
      </w:r>
      <w:r w:rsidR="001A405D">
        <w:t>, although odd-year Indian River runs t</w:t>
      </w:r>
      <w:r w:rsidR="00727829">
        <w:t>ook</w:t>
      </w:r>
      <w:r w:rsidR="001A405D">
        <w:t xml:space="preserv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with the </w:t>
      </w:r>
      <w:r w:rsidR="001A405D">
        <w:lastRenderedPageBreak/>
        <w:t>average index stream, exceeding the average in some years and falling short in others, but in either case not by an amount that appears drastic when visually appraised</w:t>
      </w:r>
      <w:r>
        <w:t xml:space="preserve"> (Figure 3)</w:t>
      </w:r>
      <w:r w:rsidR="001A405D">
        <w:t>.</w:t>
      </w:r>
      <w:r w:rsidR="00DC6C7B">
        <w:t xml:space="preserve"> Pink salmon abundances observed in recent years at Indian River did not deviate significantly from the regional average. However, plotting these time series is not enough to conclusively state that abundances at Indian River do not differ from those that would be expected of an average pink salmon index stream in the region in a statistically significant way.</w:t>
      </w:r>
    </w:p>
    <w:p w14:paraId="2667B46A" w14:textId="77777777" w:rsidR="0067541D" w:rsidRDefault="0067541D" w:rsidP="0067541D">
      <w:pPr>
        <w:spacing w:after="0" w:line="480" w:lineRule="auto"/>
        <w:ind w:firstLine="720"/>
      </w:pPr>
    </w:p>
    <w:p w14:paraId="1A209AB4" w14:textId="100684B6" w:rsidR="0067541D" w:rsidRDefault="00E06B80" w:rsidP="0067541D">
      <w:pPr>
        <w:spacing w:after="0" w:line="240" w:lineRule="auto"/>
        <w:ind w:left="-180"/>
        <w:jc w:val="center"/>
        <w:rPr>
          <w:i/>
          <w:iCs/>
          <w:sz w:val="20"/>
          <w:szCs w:val="20"/>
        </w:rPr>
      </w:pPr>
      <w:r w:rsidRPr="00E06B80">
        <w:rPr>
          <w:i/>
          <w:iCs/>
          <w:noProof/>
          <w:sz w:val="20"/>
          <w:szCs w:val="20"/>
        </w:rPr>
        <w:drawing>
          <wp:inline distT="0" distB="0" distL="0" distR="0" wp14:anchorId="558B30B6" wp14:editId="7423889F">
            <wp:extent cx="5943600" cy="2429510"/>
            <wp:effectExtent l="0" t="0" r="0" b="8890"/>
            <wp:doc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1770" name="Picture 1" descr="The table presents a comparison of AICc (Akaike Information Criterion corrected) values for different state models, including 3-state odd, 4-state, 2-state, and 3-state even, with associated evidence ratios and large numerical values for each model.&#10;&#10;AI-generated content may be incorrect."/>
                    <pic:cNvPicPr/>
                  </pic:nvPicPr>
                  <pic:blipFill>
                    <a:blip r:embed="rId15"/>
                    <a:stretch>
                      <a:fillRect/>
                    </a:stretch>
                  </pic:blipFill>
                  <pic:spPr>
                    <a:xfrm>
                      <a:off x="0" y="0"/>
                      <a:ext cx="5943600" cy="2429510"/>
                    </a:xfrm>
                    <a:prstGeom prst="rect">
                      <a:avLst/>
                    </a:prstGeom>
                  </pic:spPr>
                </pic:pic>
              </a:graphicData>
            </a:graphic>
          </wp:inline>
        </w:drawing>
      </w:r>
    </w:p>
    <w:p w14:paraId="6FDBA84E" w14:textId="179A6BFD" w:rsidR="0067541D" w:rsidRPr="00E06B80" w:rsidRDefault="0067541D" w:rsidP="0067541D">
      <w:pPr>
        <w:spacing w:after="0" w:line="240" w:lineRule="auto"/>
      </w:pPr>
      <w:r w:rsidRPr="00E06B80">
        <w:t>Table 1: Comparison of multi-state model specifications.</w:t>
      </w:r>
    </w:p>
    <w:p w14:paraId="4B679517" w14:textId="77777777" w:rsidR="0067541D" w:rsidRDefault="0067541D" w:rsidP="0067541D">
      <w:pPr>
        <w:spacing w:after="0" w:line="480" w:lineRule="auto"/>
      </w:pPr>
    </w:p>
    <w:p w14:paraId="09E780EF" w14:textId="42501FC6" w:rsidR="00FC2324" w:rsidRPr="00C3066D" w:rsidRDefault="001B7645" w:rsidP="0067541D">
      <w:pPr>
        <w:spacing w:after="0" w:line="480" w:lineRule="auto"/>
        <w:ind w:firstLine="720"/>
      </w:pPr>
      <w:r>
        <w:t xml:space="preserve">The best fit </w:t>
      </w:r>
      <w:commentRangeStart w:id="421"/>
      <w:r>
        <w:t xml:space="preserve">model allows includes a </w:t>
      </w:r>
      <w:commentRangeEnd w:id="421"/>
      <w:r w:rsidR="00DD5732">
        <w:rPr>
          <w:rStyle w:val="CommentReference"/>
          <w:sz w:val="24"/>
          <w:szCs w:val="24"/>
        </w:rPr>
        <w:commentReference w:id="421"/>
      </w:r>
      <w:r>
        <w:t>separate underlying state of Indian River pink salmon abundance in odd years, while estimating a single underlying state of pink salmon abundance throughout the region (including Indian River) in even years</w:t>
      </w:r>
      <w:r w:rsidR="00A31219">
        <w:t xml:space="preserve"> (Table 1)</w:t>
      </w:r>
      <w:r>
        <w:t xml:space="preserve">. </w:t>
      </w:r>
      <w:r w:rsidR="00A40D49">
        <w:t>The</w:t>
      </w:r>
      <w:r w:rsidR="00112BBF">
        <w:t xml:space="preserve"> difference in AICc of 12.</w:t>
      </w:r>
      <w:r w:rsidR="00A40D49">
        <w:t>7</w:t>
      </w:r>
      <w:r w:rsidR="00727829">
        <w:t>8</w:t>
      </w:r>
      <w:r w:rsidR="00112BBF">
        <w:t xml:space="preserve"> between this model and t</w:t>
      </w:r>
      <w:r>
        <w:t>he model with the second best fit</w:t>
      </w:r>
      <w:r w:rsidR="00112BBF">
        <w:t xml:space="preserve"> (</w:t>
      </w:r>
      <w:r>
        <w:t>allow</w:t>
      </w:r>
      <w:r w:rsidR="00727829">
        <w:t>ing</w:t>
      </w:r>
      <w:r>
        <w:t xml:space="preserve"> even- and odd-year Indian River pink salmon abundance to be separate</w:t>
      </w:r>
      <w:r w:rsidR="00727829">
        <w:t>d</w:t>
      </w:r>
      <w:r>
        <w:t xml:space="preserve"> from regional abundances</w:t>
      </w:r>
      <w:r w:rsidR="00112BBF">
        <w:t xml:space="preserve">) </w:t>
      </w:r>
      <w:commentRangeStart w:id="422"/>
      <w:r w:rsidR="00112BBF">
        <w:t xml:space="preserve">means that this model </w:t>
      </w:r>
      <w:r w:rsidR="00727829">
        <w:t xml:space="preserve">the </w:t>
      </w:r>
      <w:r w:rsidR="00112BBF">
        <w:t xml:space="preserve">best with 99.84% confidence </w:t>
      </w:r>
      <w:commentRangeEnd w:id="422"/>
      <w:r w:rsidR="00DD5732">
        <w:rPr>
          <w:rStyle w:val="CommentReference"/>
          <w:sz w:val="24"/>
          <w:szCs w:val="24"/>
        </w:rPr>
        <w:commentReference w:id="422"/>
      </w:r>
      <w:r w:rsidR="00AF5677">
        <w:t>(Mazerolle 2006).</w:t>
      </w:r>
      <w:r w:rsidR="00112BBF">
        <w:t xml:space="preserve"> Model specifications which estimated a single state of odd-year pink salmon abundance throughout the region </w:t>
      </w:r>
      <w:r w:rsidR="00112BBF">
        <w:lastRenderedPageBreak/>
        <w:t xml:space="preserve">performed </w:t>
      </w:r>
      <w:del w:id="423" w:author="Gende, Scott M" w:date="2026-09-30T16:50:00Z" w16du:dateUtc="2026-10-01T00:50:00Z">
        <w:r w:rsidR="00112BBF" w:rsidDel="00DD5732">
          <w:delText xml:space="preserve">abysmally </w:delText>
        </w:r>
      </w:del>
      <w:ins w:id="424" w:author="Gende, Scott M" w:date="2026-09-30T16:50:00Z" w16du:dateUtc="2026-10-01T00:50:00Z">
        <w:r w:rsidR="00DD5732">
          <w:t xml:space="preserve">poorly </w:t>
        </w:r>
      </w:ins>
      <w:r w:rsidR="00112BBF">
        <w:t xml:space="preserve">by this standard, with </w:t>
      </w:r>
      <w:del w:id="425" w:author="Gende, Scott M" w:date="2026-09-30T16:50:00Z" w16du:dateUtc="2026-10-01T00:50:00Z">
        <w:r w:rsidR="00112BBF" w:rsidDel="00DD5732">
          <w:delText xml:space="preserve">infinitesimally </w:delText>
        </w:r>
      </w:del>
      <w:r w:rsidR="00112BBF">
        <w:t xml:space="preserve">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r w:rsidR="00E55CCF">
        <w:t>differ significantly, appearing to fall below regional expectations throughout much of the time series (Figure 3)</w:t>
      </w:r>
      <w:r w:rsidR="00AE03EE">
        <w:t xml:space="preserve">. </w:t>
      </w:r>
    </w:p>
    <w:p w14:paraId="3E624098" w14:textId="77777777" w:rsidR="00756C35" w:rsidRDefault="00756C35" w:rsidP="00F4350E">
      <w:pPr>
        <w:spacing w:after="0" w:line="480" w:lineRule="auto"/>
        <w:rPr>
          <w:b/>
          <w:bCs/>
        </w:rPr>
      </w:pPr>
    </w:p>
    <w:p w14:paraId="7BCBBEC0" w14:textId="77777777" w:rsidR="00207069" w:rsidRPr="001D65E6" w:rsidRDefault="00207069" w:rsidP="00207069">
      <w:pPr>
        <w:spacing w:after="0" w:line="480" w:lineRule="auto"/>
        <w:rPr>
          <w:b/>
          <w:bCs/>
        </w:rPr>
      </w:pPr>
      <w:r w:rsidRPr="001D65E6">
        <w:rPr>
          <w:b/>
          <w:bCs/>
        </w:rPr>
        <w:t>Effect of Hatchery Operations</w:t>
      </w:r>
    </w:p>
    <w:p w14:paraId="409EF6CE" w14:textId="77777777" w:rsidR="00255470" w:rsidRDefault="00207069" w:rsidP="00207069">
      <w:pPr>
        <w:spacing w:after="0" w:line="480" w:lineRule="auto"/>
      </w:pPr>
      <w:r>
        <w:t>For both the post-1975 and post-2010 treatment periods, m</w:t>
      </w:r>
      <w:r w:rsidRPr="001D65E6">
        <w:t>odels</w:t>
      </w:r>
      <w:r>
        <w:t xml:space="preserve"> which best fit the data were those</w:t>
      </w:r>
      <w:r w:rsidRPr="001D65E6">
        <w:t xml:space="preserve"> </w:t>
      </w:r>
      <w:r>
        <w:t xml:space="preserve">specified to assert one region wide effect of treatment period for each run across all sites </w:t>
      </w:r>
      <w:r w:rsidR="00255470" w:rsidRPr="004B5260">
        <w:rPr>
          <w:noProof/>
        </w:rPr>
        <w:drawing>
          <wp:inline distT="0" distB="0" distL="0" distR="0" wp14:anchorId="2A760248" wp14:editId="0C4258C1">
            <wp:extent cx="5943600" cy="3278505"/>
            <wp:effectExtent l="0" t="0" r="0" b="0"/>
            <wp:docPr id="717413142"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8269" name="Picture 1" descr="The diagram presents a statistical comparison of different models, specifically the AICc (Akaike Information Criterion corrected) values and the number of models for various configurations across different years, including two-state and three-state models for regions and odd/even categories.&#10;&#10;AI-generated content may be incorrect."/>
                    <pic:cNvPicPr/>
                  </pic:nvPicPr>
                  <pic:blipFill>
                    <a:blip r:embed="rId16"/>
                    <a:stretch>
                      <a:fillRect/>
                    </a:stretch>
                  </pic:blipFill>
                  <pic:spPr>
                    <a:xfrm>
                      <a:off x="0" y="0"/>
                      <a:ext cx="5943600" cy="3278505"/>
                    </a:xfrm>
                    <a:prstGeom prst="rect">
                      <a:avLst/>
                    </a:prstGeom>
                  </pic:spPr>
                </pic:pic>
              </a:graphicData>
            </a:graphic>
          </wp:inline>
        </w:drawing>
      </w:r>
      <w:r w:rsidR="00255470">
        <w:t xml:space="preserve"> </w:t>
      </w:r>
    </w:p>
    <w:p w14:paraId="2562272B" w14:textId="77777777" w:rsidR="00255470" w:rsidRDefault="00255470" w:rsidP="00255470">
      <w:pPr>
        <w:spacing w:after="0" w:line="240" w:lineRule="auto"/>
        <w:rPr>
          <w:i/>
          <w:iCs/>
          <w:sz w:val="20"/>
          <w:szCs w:val="20"/>
        </w:rPr>
      </w:pPr>
      <w:r w:rsidRPr="00255470">
        <w:t xml:space="preserve">Table 2: Difference-in-difference results estimating the impact of Sheldon Jackson Hatchery operations on Indian River pink salmon abundances. Best fit model effect structure in bold. The lowest (best) AICc value for each effect structure is included, along with the number of models featuring said effect structure within 2 AICc of the best fit model. </w:t>
      </w:r>
    </w:p>
    <w:p w14:paraId="66159E9A" w14:textId="77777777" w:rsidR="00255470" w:rsidRDefault="00255470" w:rsidP="00207069">
      <w:pPr>
        <w:spacing w:after="0" w:line="480" w:lineRule="auto"/>
      </w:pPr>
    </w:p>
    <w:p w14:paraId="39DBFAF7" w14:textId="1E3EB0E9" w:rsidR="00207069" w:rsidRDefault="00207069" w:rsidP="00207069">
      <w:pPr>
        <w:spacing w:after="0" w:line="480" w:lineRule="auto"/>
      </w:pPr>
      <w:r>
        <w:lastRenderedPageBreak/>
        <w:t>(including Indian River), implying that in both treatment periods, any effect hatchery releases may be having on Indian River pink salmon abundances is not as impactful as the effect of the</w:t>
      </w:r>
    </w:p>
    <w:p w14:paraId="5261B459" w14:textId="7A4EBE00" w:rsidR="00207069" w:rsidRDefault="00207069" w:rsidP="00207069">
      <w:pPr>
        <w:spacing w:after="0" w:line="480" w:lineRule="auto"/>
      </w:pPr>
      <w:r>
        <w:t xml:space="preserve">treatment period itself. For the post-1975 treatment, over 75% of models within 2 AICc of the best fit model were specified with the same region wide effect structure. Conversely, while the post-2010 treatment best fit model was specified with the same region wide effect structure, fully half of the models that fell within 2 AICc of best fit were specified to only estimate an effect of treatment at Indian River (Table 2).  </w:t>
      </w:r>
    </w:p>
    <w:p w14:paraId="76A190AA" w14:textId="77777777" w:rsidR="00235FC3" w:rsidRDefault="00235FC3" w:rsidP="00207069">
      <w:pPr>
        <w:spacing w:after="0" w:line="480" w:lineRule="auto"/>
      </w:pPr>
    </w:p>
    <w:p w14:paraId="5A52C972" w14:textId="77777777" w:rsidR="00235FC3" w:rsidRDefault="00235FC3" w:rsidP="00235FC3">
      <w:pPr>
        <w:spacing w:after="0" w:line="240" w:lineRule="auto"/>
        <w:jc w:val="center"/>
        <w:rPr>
          <w:i/>
          <w:iCs/>
          <w:sz w:val="20"/>
          <w:szCs w:val="20"/>
        </w:rPr>
      </w:pPr>
      <w:r w:rsidRPr="004B5260">
        <w:rPr>
          <w:i/>
          <w:iCs/>
          <w:noProof/>
          <w:sz w:val="20"/>
          <w:szCs w:val="20"/>
        </w:rPr>
        <w:drawing>
          <wp:inline distT="0" distB="0" distL="0" distR="0" wp14:anchorId="6767CCB0" wp14:editId="14246956">
            <wp:extent cx="4654789" cy="3587934"/>
            <wp:effectExtent l="0" t="0" r="0" b="0"/>
            <wp:doc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8144" name="Picture 1" descr="The image presents a table comparing different statistical models used in a diff-in-diff event study, specifically detailing the Akaike Information Criterion (AICc) values for various combinations of treatment periods and state configurations.&#10;&#10;AI-generated content may be incorrect."/>
                    <pic:cNvPicPr/>
                  </pic:nvPicPr>
                  <pic:blipFill>
                    <a:blip r:embed="rId17"/>
                    <a:stretch>
                      <a:fillRect/>
                    </a:stretch>
                  </pic:blipFill>
                  <pic:spPr>
                    <a:xfrm>
                      <a:off x="0" y="0"/>
                      <a:ext cx="4654789" cy="3587934"/>
                    </a:xfrm>
                    <a:prstGeom prst="rect">
                      <a:avLst/>
                    </a:prstGeom>
                  </pic:spPr>
                </pic:pic>
              </a:graphicData>
            </a:graphic>
          </wp:inline>
        </w:drawing>
      </w:r>
    </w:p>
    <w:p w14:paraId="3506F813" w14:textId="77777777" w:rsidR="00235FC3" w:rsidRPr="001D65E6" w:rsidRDefault="00235FC3" w:rsidP="00235FC3">
      <w:pPr>
        <w:spacing w:after="0" w:line="240" w:lineRule="auto"/>
      </w:pPr>
      <w:r w:rsidRPr="001159C6">
        <w:rPr>
          <w:i/>
          <w:iCs/>
          <w:sz w:val="20"/>
          <w:szCs w:val="20"/>
        </w:rPr>
        <w:t xml:space="preserve">Table </w:t>
      </w:r>
      <w:r>
        <w:rPr>
          <w:i/>
          <w:iCs/>
          <w:sz w:val="20"/>
          <w:szCs w:val="20"/>
        </w:rPr>
        <w:t xml:space="preserve">3: Event studies </w:t>
      </w:r>
      <w:commentRangeStart w:id="426"/>
      <w:r>
        <w:rPr>
          <w:i/>
          <w:iCs/>
          <w:sz w:val="20"/>
          <w:szCs w:val="20"/>
        </w:rPr>
        <w:t xml:space="preserve">evaluating the effect of Indian River on pink salmon abundances during pre-treatment periods. Best fit models in both treatment periods include separate states of Indian River and regional abundances in odd years and only one regional underlying state (including Indian </w:t>
      </w:r>
      <w:commentRangeEnd w:id="426"/>
      <w:r w:rsidR="00DD5732">
        <w:rPr>
          <w:rStyle w:val="CommentReference"/>
          <w:i/>
          <w:iCs/>
          <w:sz w:val="20"/>
          <w:szCs w:val="20"/>
        </w:rPr>
        <w:commentReference w:id="426"/>
      </w:r>
      <w:r>
        <w:rPr>
          <w:i/>
          <w:iCs/>
          <w:sz w:val="20"/>
          <w:szCs w:val="20"/>
        </w:rPr>
        <w:t>River) in even years.</w:t>
      </w:r>
    </w:p>
    <w:p w14:paraId="10B64D6C" w14:textId="77777777" w:rsidR="00235FC3" w:rsidRDefault="00235FC3" w:rsidP="00207069">
      <w:pPr>
        <w:spacing w:after="0" w:line="480" w:lineRule="auto"/>
      </w:pPr>
    </w:p>
    <w:p w14:paraId="5419D32B" w14:textId="2A5BFB6B" w:rsidR="00235FC3" w:rsidRPr="00207069" w:rsidRDefault="00207069" w:rsidP="00235FC3">
      <w:pPr>
        <w:spacing w:after="0" w:line="480" w:lineRule="auto"/>
        <w:ind w:firstLine="720"/>
      </w:pPr>
      <w:r>
        <w:t xml:space="preserve">Event studies conducted to validate the parallel trends assumption revealed that, in both pre-treatment periods, best fit models were those specified with a 3-state structure, treating </w:t>
      </w:r>
      <w:r>
        <w:lastRenderedPageBreak/>
        <w:t xml:space="preserve">odd-year Indian River pink salmon runs as separate state from odd-year runs throughout the region (Table 3). </w:t>
      </w:r>
      <w:del w:id="427" w:author="Gende, Scott M" w:date="2026-09-30T16:53:00Z" w16du:dateUtc="2026-10-01T00:53:00Z">
        <w:r w:rsidDel="00DD5732">
          <w:delText>This then means that</w:delText>
        </w:r>
      </w:del>
      <w:ins w:id="428" w:author="Gende, Scott M" w:date="2026-09-30T16:53:00Z" w16du:dateUtc="2026-10-01T00:53:00Z">
        <w:r w:rsidR="00DD5732">
          <w:t>Thus</w:t>
        </w:r>
      </w:ins>
      <w:r>
        <w:t xml:space="preserve"> the parallel trends assumption is not supported for odd-year abundances at Indian River and throughout the region, </w:t>
      </w:r>
      <w:ins w:id="429" w:author="Gende, Scott M" w:date="2026-09-30T16:54:00Z" w16du:dateUtc="2026-10-01T00:54:00Z">
        <w:r w:rsidR="00DD5732">
          <w:t xml:space="preserve">which is </w:t>
        </w:r>
      </w:ins>
      <w:ins w:id="430" w:author="Gende, Scott M" w:date="2026-09-30T16:53:00Z" w16du:dateUtc="2026-10-01T00:53:00Z">
        <w:r w:rsidR="00DD5732">
          <w:t xml:space="preserve">notable </w:t>
        </w:r>
      </w:ins>
      <w:del w:id="431" w:author="Gende, Scott M" w:date="2026-09-30T16:54:00Z" w16du:dateUtc="2026-10-01T00:54:00Z">
        <w:r w:rsidDel="00DD5732">
          <w:delText xml:space="preserve">a very interesting finding </w:delText>
        </w:r>
      </w:del>
      <w:r>
        <w:t>when</w:t>
      </w:r>
      <w:r w:rsidR="00235FC3">
        <w:t xml:space="preserve"> considered in conjunction with the best fit models described above (Table 2). These findings are consistent with the idea that the statistically significant difference observed between odd-year Indian River and regional abundances discussed in the last section is being driven by the Indian River falling below regional expectations in the pre-treatment period (Figure 3).</w:t>
      </w:r>
    </w:p>
    <w:p w14:paraId="7DB934D0" w14:textId="77777777" w:rsidR="00207069" w:rsidRDefault="00207069" w:rsidP="00F4350E">
      <w:pPr>
        <w:spacing w:after="0" w:line="480" w:lineRule="auto"/>
        <w:rPr>
          <w:b/>
          <w:bCs/>
        </w:rPr>
      </w:pPr>
    </w:p>
    <w:p w14:paraId="34D26D14" w14:textId="1E354C34" w:rsidR="00F4350E" w:rsidRPr="00C64BF8" w:rsidRDefault="00F4350E" w:rsidP="00F4350E">
      <w:pPr>
        <w:spacing w:after="0" w:line="480" w:lineRule="auto"/>
        <w:rPr>
          <w:b/>
          <w:bCs/>
        </w:rPr>
      </w:pPr>
      <w:r w:rsidRPr="00C64BF8">
        <w:rPr>
          <w:b/>
          <w:bCs/>
        </w:rPr>
        <w:t>Effect of Hatchery Releases</w:t>
      </w:r>
    </w:p>
    <w:p w14:paraId="25FCB69C" w14:textId="15A3E524" w:rsidR="004D6698" w:rsidRDefault="0021472B" w:rsidP="00A40D49">
      <w:pPr>
        <w:spacing w:after="0" w:line="480" w:lineRule="auto"/>
      </w:pPr>
      <w:r>
        <w:t>All</w:t>
      </w:r>
      <w:r w:rsidR="004D6698">
        <w:t xml:space="preserve"> interaction effects of brood year </w:t>
      </w:r>
      <w:r w:rsidR="004D6698" w:rsidRPr="004D6698">
        <w:rPr>
          <w:i/>
          <w:iCs/>
        </w:rPr>
        <w:t>t-1</w:t>
      </w:r>
      <w:r w:rsidR="004D6698">
        <w:t xml:space="preserve"> on brood year </w:t>
      </w:r>
      <w:r w:rsidR="004D6698" w:rsidRPr="004D6698">
        <w:rPr>
          <w:i/>
          <w:iCs/>
        </w:rPr>
        <w:t>t</w:t>
      </w:r>
      <w:r w:rsidR="004D6698">
        <w:t xml:space="preserve"> are positive for both runs (Figure </w:t>
      </w:r>
      <w:r w:rsidR="00756C35">
        <w:t>4</w:t>
      </w:r>
      <w:r w:rsidR="004D6698">
        <w:t xml:space="preserve">). </w:t>
      </w:r>
      <w:r w:rsidR="00090DA1">
        <w:t xml:space="preserve">The </w:t>
      </w:r>
      <w:r w:rsidR="00855FD8">
        <w:t xml:space="preserve">average </w:t>
      </w:r>
      <w:r w:rsidR="006D7969">
        <w:t>e</w:t>
      </w:r>
      <w:r w:rsidR="006D7969" w:rsidRPr="00090DA1">
        <w:t>ffect of prior brood year hatchery returns on current brood year Indian River abundance</w:t>
      </w:r>
      <w:del w:id="432" w:author="Gende, Scott M" w:date="2026-09-30T16:56:00Z" w16du:dateUtc="2026-10-01T00:56:00Z">
        <w:r w:rsidR="004D6698" w:rsidDel="00DD5732">
          <w:delText>, the parameter of greatest interest,</w:delText>
        </w:r>
        <w:r w:rsidR="00A21D8D" w:rsidDel="00DD5732">
          <w:delText xml:space="preserve"> </w:delText>
        </w:r>
      </w:del>
      <w:ins w:id="433" w:author="Gende, Scott M" w:date="2026-09-30T16:56:00Z" w16du:dateUtc="2026-10-01T00:56:00Z">
        <w:r w:rsidR="00DD5732">
          <w:t xml:space="preserve"> </w:t>
        </w:r>
      </w:ins>
      <w:r w:rsidR="00A21D8D">
        <w:t>was</w:t>
      </w:r>
      <w:r w:rsidR="006D7969">
        <w:t xml:space="preserve"> </w:t>
      </w:r>
      <w:r w:rsidR="009F6B38">
        <w:t xml:space="preserve">positive </w:t>
      </w:r>
      <w:r w:rsidR="006D7969">
        <w:t>for both even- and odd-year runs</w:t>
      </w:r>
      <w:r w:rsidR="009F6B38">
        <w:t xml:space="preserve">, although this </w:t>
      </w:r>
      <w:r w:rsidR="00513D95">
        <w:t xml:space="preserve">was </w:t>
      </w:r>
      <w:r w:rsidR="009F6B38">
        <w:t xml:space="preserve">the smallest of the three effects observed for each run, with </w:t>
      </w:r>
      <w:commentRangeStart w:id="434"/>
      <w:r w:rsidR="009F6B38">
        <w:t>point estimates of 0.</w:t>
      </w:r>
      <w:r w:rsidR="00086DA1">
        <w:t>09</w:t>
      </w:r>
      <w:r w:rsidR="009F6B38">
        <w:t xml:space="preserve"> and 0.</w:t>
      </w:r>
      <w:r w:rsidR="00086DA1">
        <w:t>04</w:t>
      </w:r>
      <w:r w:rsidR="009F6B38">
        <w:t xml:space="preserve"> r</w:t>
      </w:r>
      <w:commentRangeEnd w:id="434"/>
      <w:r w:rsidR="0072418B">
        <w:rPr>
          <w:rStyle w:val="CommentReference"/>
          <w:sz w:val="24"/>
          <w:szCs w:val="24"/>
        </w:rPr>
        <w:commentReference w:id="434"/>
      </w:r>
      <w:r w:rsidR="009F6B38">
        <w:t>espectively</w:t>
      </w:r>
      <w:r w:rsidR="004D6698">
        <w:t>.</w:t>
      </w:r>
      <w:r w:rsidR="00855FD8">
        <w:t xml:space="preserve"> </w:t>
      </w:r>
      <w:r w:rsidR="004D6698">
        <w:t>I</w:t>
      </w:r>
      <w:r w:rsidR="00855FD8">
        <w:t>n both cases enough parameter estimates fell below zero to diminish statistical confidence in the result</w:t>
      </w:r>
      <w:r w:rsidR="004D6698">
        <w:t>,</w:t>
      </w:r>
      <w:r w:rsidR="004D6698" w:rsidRPr="004D6698">
        <w:t xml:space="preserve"> </w:t>
      </w:r>
      <w:r w:rsidR="004D6698">
        <w:t xml:space="preserve">but </w:t>
      </w:r>
      <w:r w:rsidR="00727829">
        <w:t>most</w:t>
      </w:r>
      <w:r w:rsidR="004D6698">
        <w:t xml:space="preserve"> bootstrapped parameter estimates were positive (94.2% in even-year runs, and 92% in odd-year runs).</w:t>
      </w:r>
      <w:r w:rsidR="006D7969">
        <w:t xml:space="preserve"> </w:t>
      </w:r>
      <w:r w:rsidR="009F6B38">
        <w:t>Not surprisingly</w:t>
      </w:r>
      <w:r w:rsidR="007F1EA9">
        <w:t>,</w:t>
      </w:r>
      <w:r w:rsidR="009F6B38">
        <w:t xml:space="preserve"> t</w:t>
      </w:r>
      <w:r w:rsidR="006D7969">
        <w:t>he river shows a significant positive effect on itself</w:t>
      </w:r>
      <w:r w:rsidR="00F75FA7">
        <w:t xml:space="preserve"> </w:t>
      </w:r>
      <w:r w:rsidR="006D7969">
        <w:t xml:space="preserve">for both odd- and even-year runs </w:t>
      </w:r>
      <w:r w:rsidR="00C56516">
        <w:t>(</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w:t>
      </w:r>
      <w:r w:rsidR="00C56516">
        <w:t xml:space="preserve">), </w:t>
      </w:r>
      <w:commentRangeStart w:id="435"/>
      <w:r w:rsidR="00C56516">
        <w:t xml:space="preserve">meaning that the strongest predictor of </w:t>
      </w:r>
      <w:r w:rsidR="00F75FA7">
        <w:t xml:space="preserve">the size of an </w:t>
      </w:r>
      <w:r w:rsidR="00C56516">
        <w:t>Indian River pink salmon</w:t>
      </w:r>
      <w:r w:rsidR="00F75FA7">
        <w:t xml:space="preserve"> is the size of the run in the previous brood year</w:t>
      </w:r>
      <w:commentRangeEnd w:id="435"/>
      <w:r w:rsidR="0072418B">
        <w:rPr>
          <w:rStyle w:val="CommentReference"/>
          <w:sz w:val="24"/>
          <w:szCs w:val="24"/>
        </w:rPr>
        <w:commentReference w:id="435"/>
      </w:r>
      <w:r w:rsidR="006D7969">
        <w:t xml:space="preserve">.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w:t>
      </w:r>
      <w:r w:rsidR="00675815">
        <w:lastRenderedPageBreak/>
        <w:t xml:space="preserve">brood year Indian River abundances on current brood year hatchery returns is stronger for both runs than its inverse, it is crucial to note that hatchery returns are </w:t>
      </w:r>
      <w:r w:rsidR="00B00D9B">
        <w:t>greater than Indian River abundance much more often than not. This means that</w:t>
      </w:r>
      <w:r w:rsidR="005C24C4">
        <w:t>,</w:t>
      </w:r>
      <w:r w:rsidR="00B00D9B">
        <w:t xml:space="preserve"> despite the difference in effect, the overall numbers of fish </w:t>
      </w:r>
      <w:r w:rsidR="00A21D8D">
        <w:t xml:space="preserve">straying </w:t>
      </w:r>
      <w:r w:rsidR="00B00D9B">
        <w:t xml:space="preserve">to a </w:t>
      </w:r>
      <w:r w:rsidR="00A21D8D">
        <w:t xml:space="preserve">non-origin </w:t>
      </w:r>
      <w:r w:rsidR="00B00D9B">
        <w:t xml:space="preserve">site </w:t>
      </w:r>
      <w:r w:rsidR="00625D54">
        <w:t xml:space="preserve">could </w:t>
      </w:r>
      <w:ins w:id="436" w:author="Gende, Scott M" w:date="2026-09-30T16:57:00Z" w16du:dateUtc="2026-10-01T00:57:00Z">
        <w:r w:rsidR="00DD5732">
          <w:t xml:space="preserve">is likely equal or </w:t>
        </w:r>
      </w:ins>
      <w:del w:id="437" w:author="Gende, Scott M" w:date="2026-09-30T16:57:00Z" w16du:dateUtc="2026-10-01T00:57:00Z">
        <w:r w:rsidR="00625D54" w:rsidDel="00DD5732">
          <w:delText xml:space="preserve">be </w:delText>
        </w:r>
        <w:r w:rsidR="00625D54" w:rsidDel="002856FE">
          <w:delText xml:space="preserve">roughly equal or even </w:delText>
        </w:r>
      </w:del>
      <w:r w:rsidR="00625D54">
        <w:t>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1"/>
      <w:bookmarkEnd w:id="417"/>
    </w:p>
    <w:p w14:paraId="0E624B38" w14:textId="77777777" w:rsidR="002E43BB" w:rsidRDefault="002E43BB" w:rsidP="00A40D49">
      <w:pPr>
        <w:spacing w:after="0" w:line="480" w:lineRule="auto"/>
      </w:pPr>
    </w:p>
    <w:p w14:paraId="313BE356" w14:textId="77777777" w:rsidR="004D6698" w:rsidRDefault="004D6698" w:rsidP="004D6698">
      <w:pPr>
        <w:spacing w:after="0" w:line="240" w:lineRule="auto"/>
        <w:ind w:left="-720"/>
        <w:jc w:val="center"/>
        <w:rPr>
          <w:sz w:val="20"/>
          <w:szCs w:val="20"/>
        </w:rPr>
      </w:pPr>
      <w:r>
        <w:rPr>
          <w:i/>
          <w:iCs/>
          <w:noProof/>
          <w:sz w:val="20"/>
          <w:szCs w:val="20"/>
        </w:rPr>
        <w:drawing>
          <wp:inline distT="0" distB="0" distL="0" distR="0" wp14:anchorId="524AAB61" wp14:editId="55479BE7">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618D34C1" w14:textId="77777777" w:rsidR="004D6698" w:rsidRDefault="004D6698" w:rsidP="004D6698">
      <w:pPr>
        <w:spacing w:after="0" w:line="240" w:lineRule="auto"/>
        <w:rPr>
          <w:i/>
          <w:iCs/>
          <w:sz w:val="20"/>
          <w:szCs w:val="20"/>
        </w:rPr>
      </w:pPr>
    </w:p>
    <w:p w14:paraId="012DBA24" w14:textId="4BD5FCDC" w:rsidR="004D6698" w:rsidRPr="00E2786C" w:rsidRDefault="004D6698" w:rsidP="004D6698">
      <w:pPr>
        <w:spacing w:after="0" w:line="240" w:lineRule="auto"/>
      </w:pPr>
      <w:r w:rsidRPr="00E2786C">
        <w:t xml:space="preserve">Figure </w:t>
      </w:r>
      <w:r w:rsidR="00756C35" w:rsidRPr="00E2786C">
        <w:t>4</w:t>
      </w:r>
      <w:r w:rsidRPr="00E2786C">
        <w:t xml:space="preserve">: </w:t>
      </w:r>
      <w:commentRangeStart w:id="438"/>
      <w:r w:rsidRPr="00E2786C">
        <w:t xml:space="preserve">Estimated effect </w:t>
      </w:r>
      <w:commentRangeEnd w:id="438"/>
      <w:r w:rsidR="0072418B" w:rsidRPr="00E2786C">
        <w:rPr>
          <w:rStyle w:val="CommentReference"/>
          <w:sz w:val="24"/>
          <w:szCs w:val="24"/>
        </w:rPr>
        <w:commentReference w:id="438"/>
      </w:r>
      <w:r w:rsidRPr="00E2786C">
        <w:t>of brood year-to-brood year interactions between Indian River pink salmon runs and Sheldon Jackson Hatchery pink salmon releases</w:t>
      </w:r>
    </w:p>
    <w:p w14:paraId="01321A51" w14:textId="27132EF2" w:rsidR="00000B41" w:rsidRPr="00000B41" w:rsidRDefault="00000B41" w:rsidP="00A40D49">
      <w:pPr>
        <w:spacing w:after="0" w:line="480" w:lineRule="auto"/>
      </w:pPr>
      <w:r>
        <w:rPr>
          <w:b/>
          <w:bCs/>
          <w:u w:val="single"/>
        </w:rPr>
        <w:br w:type="page"/>
      </w:r>
    </w:p>
    <w:p w14:paraId="1C3B1EC2" w14:textId="5AAEDBC6" w:rsidR="00383E1E" w:rsidRPr="008C144E" w:rsidRDefault="00383E1E" w:rsidP="00383E1E">
      <w:pPr>
        <w:spacing w:after="0" w:line="480" w:lineRule="auto"/>
        <w:rPr>
          <w:b/>
          <w:bCs/>
          <w:u w:val="single"/>
        </w:rPr>
      </w:pPr>
      <w:r w:rsidRPr="008C144E">
        <w:rPr>
          <w:b/>
          <w:bCs/>
          <w:u w:val="single"/>
        </w:rPr>
        <w:lastRenderedPageBreak/>
        <w:t>Discussion</w:t>
      </w:r>
    </w:p>
    <w:p w14:paraId="11EDF48F" w14:textId="77777777" w:rsidR="00BE63A0" w:rsidRDefault="003D4C6E" w:rsidP="003D4C6E">
      <w:pPr>
        <w:spacing w:after="0" w:line="480" w:lineRule="auto"/>
        <w:ind w:firstLine="720"/>
        <w:rPr>
          <w:ins w:id="439" w:author="Gende, Scott M" w:date="2026-10-12T09:53:00Z" w16du:dateUtc="2026-10-12T17:53:00Z"/>
        </w:rPr>
      </w:pPr>
      <w:r>
        <w:t xml:space="preserve">An assessment of whether a native species has exceeded some natural range of variation </w:t>
      </w:r>
      <w:ins w:id="440" w:author="Gende, Scott M" w:date="2026-09-30T16:58:00Z" w16du:dateUtc="2026-10-01T00:58:00Z">
        <w:r w:rsidR="002856FE">
          <w:t xml:space="preserve">can require </w:t>
        </w:r>
      </w:ins>
      <w:del w:id="441" w:author="Gende, Scott M" w:date="2026-09-30T16:58:00Z" w16du:dateUtc="2026-10-01T00:58:00Z">
        <w:r w:rsidDel="002856FE">
          <w:delText xml:space="preserve">requires </w:delText>
        </w:r>
      </w:del>
      <w:r>
        <w:t>long</w:t>
      </w:r>
      <w:ins w:id="442" w:author="Gende, Scott M" w:date="2026-09-30T16:58:00Z" w16du:dateUtc="2026-10-01T00:58:00Z">
        <w:r w:rsidR="002856FE">
          <w:t>-</w:t>
        </w:r>
      </w:ins>
      <w:del w:id="443" w:author="Gende, Scott M" w:date="2026-09-30T16:58:00Z" w16du:dateUtc="2026-10-01T00:58:00Z">
        <w:r w:rsidDel="002856FE">
          <w:delText xml:space="preserve"> </w:delText>
        </w:r>
      </w:del>
      <w:r>
        <w:t xml:space="preserve">term knowledge of a natural system, and determining whether such overabundance resulted from some </w:t>
      </w:r>
      <w:commentRangeStart w:id="444"/>
      <w:r>
        <w:t xml:space="preserve">anthropogenic intervention also requires data on otherwise comparable populations of the species that have not been exposed to the same intervention. </w:t>
      </w:r>
      <w:commentRangeEnd w:id="444"/>
      <w:r w:rsidR="00185BE2">
        <w:rPr>
          <w:rStyle w:val="CommentReference"/>
          <w:sz w:val="24"/>
          <w:szCs w:val="24"/>
        </w:rPr>
        <w:commentReference w:id="444"/>
      </w:r>
    </w:p>
    <w:p w14:paraId="3E4EF462" w14:textId="6158B3A8" w:rsidR="003D4C6E" w:rsidDel="007F5CF5" w:rsidRDefault="003D4C6E" w:rsidP="003D4C6E">
      <w:pPr>
        <w:spacing w:after="0" w:line="480" w:lineRule="auto"/>
        <w:ind w:firstLine="720"/>
        <w:rPr>
          <w:del w:id="445" w:author="Gende, Scott M" w:date="2026-10-12T10:03:00Z" w16du:dateUtc="2026-10-12T18:03:00Z"/>
        </w:rPr>
      </w:pPr>
      <w:r>
        <w:t xml:space="preserve">In the case of pink salmon at Indian River, </w:t>
      </w:r>
      <w:ins w:id="446" w:author="Gende, Scott M" w:date="2026-10-12T10:03:00Z" w16du:dateUtc="2026-10-12T18:03:00Z">
        <w:r w:rsidR="007F5CF5">
          <w:t xml:space="preserve">identifying a management target of ‘naturally  abundant’ is </w:t>
        </w:r>
      </w:ins>
      <w:del w:id="447" w:author="Gende, Scott M" w:date="2026-10-12T10:03:00Z" w16du:dateUtc="2026-10-12T18:03:00Z">
        <w:r w:rsidDel="007F5CF5">
          <w:delText xml:space="preserve">this task </w:delText>
        </w:r>
      </w:del>
      <w:r>
        <w:t xml:space="preserve">is made additionally complicated by the fact there two populations inhabiting the same environment (odd- and even-year runs) with potentially different life histories and </w:t>
      </w:r>
      <w:ins w:id="448" w:author="Gende, Scott M" w:date="2026-10-12T09:53:00Z" w16du:dateUtc="2026-10-12T17:53:00Z">
        <w:r w:rsidR="00BE63A0">
          <w:t>population dynamics</w:t>
        </w:r>
      </w:ins>
      <w:ins w:id="449" w:author="Gende, Scott M" w:date="2026-10-12T10:04:00Z" w16du:dateUtc="2026-10-12T18:04:00Z">
        <w:r w:rsidR="007F5CF5">
          <w:t xml:space="preserve">.  </w:t>
        </w:r>
      </w:ins>
      <w:del w:id="450" w:author="Gende, Scott M" w:date="2026-10-12T09:53:00Z" w16du:dateUtc="2026-10-12T17:53:00Z">
        <w:r w:rsidDel="00BE63A0">
          <w:delText>characteristics</w:delText>
        </w:r>
      </w:del>
      <w:r>
        <w:t xml:space="preserve">. </w:t>
      </w:r>
      <w:ins w:id="451" w:author="Gende, Scott M" w:date="2026-10-12T10:03:00Z" w16du:dateUtc="2026-10-12T18:03:00Z">
        <w:r w:rsidR="007F5CF5">
          <w:t xml:space="preserve"> </w:t>
        </w:r>
      </w:ins>
      <w:del w:id="452" w:author="Gende, Scott M" w:date="2026-09-30T17:22:00Z" w16du:dateUtc="2026-10-01T01:22:00Z">
        <w:r w:rsidDel="00185BE2">
          <w:delText xml:space="preserve">My research evaluated three hypotheses to determine whether Indian River pink salmon population densities fall within a natural range of variation: 1) pink salmon population dynamics at Indian River are separate from those observed at ADFG index streams in the region, 2) the 1975 commencement and/or 2010 expansion of hatchery operations has had some measurable impact on Indian River pink salmon population densities, and 3) the number of pink salmon juveniles released by SJH in brood year </w:delText>
        </w:r>
        <w:r w:rsidRPr="00844F3B" w:rsidDel="00185BE2">
          <w:rPr>
            <w:i/>
            <w:iCs/>
          </w:rPr>
          <w:delText>t-1</w:delText>
        </w:r>
        <w:r w:rsidDel="00185BE2">
          <w:delText xml:space="preserve"> is impacting pink salmon abundance observed at Indian River in brood year </w:delText>
        </w:r>
        <w:r w:rsidRPr="00844F3B" w:rsidDel="00185BE2">
          <w:rPr>
            <w:i/>
            <w:iCs/>
          </w:rPr>
          <w:delText>t</w:delText>
        </w:r>
        <w:r w:rsidDel="00185BE2">
          <w:delText xml:space="preserve">. Evaluation of these hypotheses was approached to allow for odd- and even- year pink salmon runs to differ in their dynamics. </w:delText>
        </w:r>
      </w:del>
      <w:ins w:id="453" w:author="Gende, Scott M" w:date="2026-10-12T10:04:00Z" w16du:dateUtc="2026-10-12T18:04:00Z">
        <w:r w:rsidR="007F5CF5">
          <w:t xml:space="preserve">[[Explain that the disparity between even and odd isn’t as great as it is in lower lattitudes, with references, but that it nevertheless </w:t>
        </w:r>
      </w:ins>
      <w:ins w:id="454" w:author="Gende, Scott M" w:date="2026-10-12T10:05:00Z" w16du:dateUtc="2026-10-12T18:05:00Z">
        <w:r w:rsidR="007F5CF5">
          <w:t>results in essentially trying to generate 2 management targets…]]</w:t>
        </w:r>
      </w:ins>
      <w:ins w:id="455" w:author="Gende, Scott M" w:date="2026-10-12T10:04:00Z" w16du:dateUtc="2026-10-12T18:04:00Z">
        <w:r w:rsidR="007F5CF5">
          <w:t xml:space="preserve"> </w:t>
        </w:r>
      </w:ins>
    </w:p>
    <w:p w14:paraId="2E889C4A" w14:textId="77777777" w:rsidR="00935BBA" w:rsidRDefault="003D4C6E" w:rsidP="007F5CF5">
      <w:pPr>
        <w:spacing w:after="0" w:line="480" w:lineRule="auto"/>
        <w:ind w:firstLine="720"/>
        <w:rPr>
          <w:ins w:id="456" w:author="Gende, Scott M" w:date="2026-10-13T11:42:00Z" w16du:dateUtc="2026-10-13T19:42:00Z"/>
        </w:rPr>
      </w:pPr>
      <w:commentRangeStart w:id="457"/>
      <w:r>
        <w:t>Across</w:t>
      </w:r>
      <w:commentRangeEnd w:id="457"/>
      <w:r w:rsidR="00935BBA">
        <w:rPr>
          <w:rStyle w:val="CommentReference"/>
          <w:sz w:val="24"/>
          <w:szCs w:val="24"/>
        </w:rPr>
        <w:commentReference w:id="457"/>
      </w:r>
      <w:r>
        <w:t xml:space="preserve"> both </w:t>
      </w:r>
      <w:ins w:id="458" w:author="Gende, Scott M" w:date="2026-09-30T17:22:00Z" w16du:dateUtc="2026-10-01T01:22:00Z">
        <w:r w:rsidR="00185BE2">
          <w:t xml:space="preserve">odd and even year </w:t>
        </w:r>
      </w:ins>
      <w:r>
        <w:t>runs</w:t>
      </w:r>
      <w:r w:rsidRPr="000F5C89">
        <w:t xml:space="preserve"> pink salmon densities observed at Indian River in recent decades are high</w:t>
      </w:r>
      <w:r>
        <w:t>er</w:t>
      </w:r>
      <w:r w:rsidRPr="000F5C89">
        <w:t xml:space="preserve"> </w:t>
      </w:r>
      <w:r>
        <w:t>than</w:t>
      </w:r>
      <w:r w:rsidRPr="000F5C89">
        <w:t xml:space="preserve"> those recorded decades ago</w:t>
      </w:r>
      <w:del w:id="459" w:author="Gende, Scott M" w:date="2026-09-30T17:22:00Z" w16du:dateUtc="2026-10-01T01:22:00Z">
        <w:r w:rsidDel="00185BE2">
          <w:delText xml:space="preserve"> (Figure 2)</w:delText>
        </w:r>
      </w:del>
      <w:r>
        <w:t xml:space="preserve">. </w:t>
      </w:r>
      <w:commentRangeStart w:id="460"/>
      <w:del w:id="461" w:author="Gende, Scott M" w:date="2026-09-30T17:23:00Z" w16du:dateUtc="2026-10-01T01:23:00Z">
        <w:r w:rsidDel="00185BE2">
          <w:delText xml:space="preserve">The underlying state of Indian River abundances described by the best fit models is lower than the regional expectation </w:delText>
        </w:r>
        <w:r w:rsidDel="00185BE2">
          <w:lastRenderedPageBreak/>
          <w:delText>at the outset of the time series but has largely ‘caught up’ to the regio</w:delText>
        </w:r>
      </w:del>
      <w:commentRangeEnd w:id="460"/>
      <w:r w:rsidR="00185BE2">
        <w:rPr>
          <w:rStyle w:val="CommentReference"/>
          <w:sz w:val="24"/>
          <w:szCs w:val="24"/>
        </w:rPr>
        <w:commentReference w:id="460"/>
      </w:r>
      <w:del w:id="462" w:author="Gende, Scott M" w:date="2026-09-30T17:23:00Z" w16du:dateUtc="2026-10-01T01:23:00Z">
        <w:r w:rsidDel="00185BE2">
          <w:delText xml:space="preserve">nal state of pink salmon abundance in recent decades (Figure 3). </w:delText>
        </w:r>
      </w:del>
      <w:r>
        <w:t xml:space="preserve">Some effect of the 1975 commencement and hatchery operations was observed in both runs, with 18% of models within 2 AICc of the model of best fit specified to only include an effect of treatment at Indian River, although increased abundances in the pre- and post-treatment period seem to be predominantly driven by regional trends, as evidenced by the majority of best fit models specified to describe a single regional state. </w:t>
      </w:r>
    </w:p>
    <w:p w14:paraId="76021EC0" w14:textId="7B1D4FBA" w:rsidR="003D4C6E" w:rsidRDefault="003D4C6E" w:rsidP="007F5CF5">
      <w:pPr>
        <w:spacing w:after="0" w:line="480" w:lineRule="auto"/>
        <w:ind w:firstLine="720"/>
      </w:pPr>
      <w:r>
        <w:t>The expansion of hatchery operations in 2010 seems to have had a more discernable impact on Indian River abundances. While the bet fit model once again is specified to describe a single regional state, fully 50% of models within 2 AICc of best fit only include an effect of treatment at Indian River (Table 2). The effect of hatchery releases on subse</w:t>
      </w:r>
      <w:commentRangeStart w:id="463"/>
      <w:r>
        <w:t xml:space="preserve">quent brood year Indian River abundances was not statistically significant for either run, but in both cases a convincing majority of bootstrapped parameter estimates were positive. </w:t>
      </w:r>
      <w:commentRangeEnd w:id="463"/>
      <w:r w:rsidR="0072418B">
        <w:rPr>
          <w:rStyle w:val="CommentReference"/>
          <w:sz w:val="24"/>
          <w:szCs w:val="24"/>
        </w:rPr>
        <w:commentReference w:id="463"/>
      </w:r>
      <w:r>
        <w:t xml:space="preserve">Meanwhile, the opposite effect (year </w:t>
      </w:r>
      <w:r>
        <w:rPr>
          <w:i/>
          <w:iCs/>
        </w:rPr>
        <w:t>t-1</w:t>
      </w:r>
      <w:r>
        <w:t xml:space="preserve"> Indian River abundances on year </w:t>
      </w:r>
      <w:r>
        <w:rPr>
          <w:i/>
          <w:iCs/>
        </w:rPr>
        <w:t>t</w:t>
      </w:r>
      <w:r>
        <w:t xml:space="preserve"> hatchery returns) was positive and larger for both runs (Figure 4). However, hatchery r</w:t>
      </w:r>
      <w:commentRangeStart w:id="464"/>
      <w:r>
        <w:t>eturns frequently exceed in-river abundances, meaning that even if the effect of hatchery releases on subsequent brood year Indian River abundances is smaller than its opposite counterpart, the overall numbers of fish straying to a non-origin site could be roughly equal or even skewed towards hatchery-born fish returning to Indian River</w:t>
      </w:r>
      <w:commentRangeEnd w:id="464"/>
      <w:r w:rsidR="0072418B">
        <w:rPr>
          <w:rStyle w:val="CommentReference"/>
          <w:sz w:val="24"/>
          <w:szCs w:val="24"/>
        </w:rPr>
        <w:commentReference w:id="464"/>
      </w:r>
      <w:r>
        <w:t xml:space="preserve">. In those brood years where Indian River abundances exceed hatchery returns, these effect sizes imply that the following brood year will see more fish from Indian River returning to the hatchery than vice versa. </w:t>
      </w:r>
    </w:p>
    <w:p w14:paraId="4A62B312" w14:textId="27813B30" w:rsidR="003D4C6E" w:rsidRDefault="003D4C6E" w:rsidP="003D4C6E">
      <w:pPr>
        <w:spacing w:after="0" w:line="480" w:lineRule="auto"/>
        <w:ind w:firstLine="720"/>
      </w:pPr>
      <w:commentRangeStart w:id="465"/>
      <w:r>
        <w:t>In even years, Indian River pink salmon were within the expected range of abundance for the region</w:t>
      </w:r>
      <w:commentRangeEnd w:id="465"/>
      <w:r w:rsidR="00935BBA">
        <w:rPr>
          <w:rStyle w:val="CommentReference"/>
          <w:sz w:val="24"/>
          <w:szCs w:val="24"/>
        </w:rPr>
        <w:commentReference w:id="465"/>
      </w:r>
      <w:r>
        <w:t xml:space="preserve">. Difference-in-difference event </w:t>
      </w:r>
      <w:commentRangeStart w:id="466"/>
      <w:r>
        <w:t>studies</w:t>
      </w:r>
      <w:commentRangeEnd w:id="466"/>
      <w:r w:rsidR="00017F61">
        <w:rPr>
          <w:rStyle w:val="CommentReference"/>
          <w:sz w:val="24"/>
          <w:szCs w:val="24"/>
        </w:rPr>
        <w:commentReference w:id="466"/>
      </w:r>
      <w:r>
        <w:t xml:space="preserve"> found no separate state of Indian River </w:t>
      </w:r>
      <w:ins w:id="467" w:author="Gende, Scott M" w:date="2026-10-09T12:49:00Z" w16du:dateUtc="2026-10-09T20:49:00Z">
        <w:r w:rsidR="00017F61">
          <w:lastRenderedPageBreak/>
          <w:t>?</w:t>
        </w:r>
      </w:ins>
      <w:r>
        <w:t xml:space="preserve">abundances prior to either the 1975 commencement or 2010 expansion of hatchery operations, meaning that the impact of hatchery operations on even-year runs in the post-treatment period is likely negligible (Tables 2 &amp; 3). Indian River abundances were estimated to have a strong positive impact on pink salmon returning to the hatchery in the subsequent brood year, while an accompanying effect of hatchery releases on subsequent brood year Indian River abundances was estimated to be positive </w:t>
      </w:r>
      <w:commentRangeStart w:id="468"/>
      <w:r>
        <w:t>not statistically significant</w:t>
      </w:r>
      <w:commentRangeEnd w:id="468"/>
      <w:r w:rsidR="00017F61">
        <w:rPr>
          <w:rStyle w:val="CommentReference"/>
          <w:sz w:val="24"/>
          <w:szCs w:val="24"/>
        </w:rPr>
        <w:commentReference w:id="468"/>
      </w:r>
      <w:r>
        <w:t xml:space="preserve"> (Figure 4). Even if there exists a 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 even-year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contributing to hatchery returns.</w:t>
      </w:r>
    </w:p>
    <w:p w14:paraId="477C952D" w14:textId="77777777" w:rsidR="003D4C6E" w:rsidRDefault="003D4C6E" w:rsidP="003D4C6E">
      <w:pPr>
        <w:spacing w:after="0" w:line="480" w:lineRule="auto"/>
        <w:ind w:firstLine="720"/>
      </w:pPr>
      <w:r>
        <w:t xml:space="preserve">In odd years, the best fit model suggests that abundances at Indian River differ significantly from what would be expected of a similar stream in the region. While evaluations of model fit do not explicitly indicate in what way these two states differ (greater or lesser), the model results imply that the difference may stem from </w:t>
      </w:r>
      <w:commentRangeStart w:id="469"/>
      <w:r>
        <w:t>Indian River abundances falling well below regional expectations for the first three or so decades of the time series (Figure 3).</w:t>
      </w:r>
      <w:r w:rsidRPr="001E0D34">
        <w:t xml:space="preserve"> </w:t>
      </w:r>
      <w:commentRangeEnd w:id="469"/>
      <w:r w:rsidR="00935BBA">
        <w:rPr>
          <w:rStyle w:val="CommentReference"/>
          <w:sz w:val="24"/>
          <w:szCs w:val="24"/>
        </w:rPr>
        <w:commentReference w:id="469"/>
      </w:r>
      <w:r>
        <w:t xml:space="preserve">This suggests that SJH releases may indeed have bolstered in-river abundances in recent decades. Unlike even-year runs, event studies show that both the 1975 commencement and 2010 expansion of hatchery operations are associated with significant increases in the numbers of </w:t>
      </w:r>
      <w:r>
        <w:lastRenderedPageBreak/>
        <w:t xml:space="preserve">pink salmon at Indian River, beyond the increased abundances occurring elsewhere in the region during those periods (Tables 2 &amp; 3). Like even-year runs, odd-year Indian River abundances had a significant effect on pink salmon returning to SJH in the subsequent brood year, 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in a given year for a net increase in Indian River abundance due to hatchery releases to occur in the following brood year. </w:t>
      </w:r>
    </w:p>
    <w:p w14:paraId="1173BECF" w14:textId="2FA2F2C6" w:rsidR="003D4C6E" w:rsidRDefault="003D4C6E" w:rsidP="003D4C6E">
      <w:pPr>
        <w:spacing w:after="0" w:line="480" w:lineRule="auto"/>
        <w:ind w:firstLine="720"/>
      </w:pPr>
      <w:r>
        <w:t>This work is intended to provide management at SITK with a comprehensive description of both the impacts of SJH operations and the population dynamics of pink salmon in the region.</w:t>
      </w:r>
      <w:del w:id="470" w:author="Gende, Scott M" w:date="2026-10-13T11:50:00Z" w16du:dateUtc="2026-10-13T19:50:00Z">
        <w:r w:rsidDel="00935BBA">
          <w:delText xml:space="preserve"> In even years</w:delText>
        </w:r>
        <w:commentRangeStart w:id="471"/>
        <w:r w:rsidDel="00935BBA">
          <w:delText>, pink salmon abundances at Indian River have been comparable with those observed at index streams nearby</w:delText>
        </w:r>
      </w:del>
      <w:r>
        <w:t xml:space="preserve">. </w:t>
      </w:r>
      <w:commentRangeEnd w:id="471"/>
      <w:r w:rsidR="00935BBA">
        <w:rPr>
          <w:rStyle w:val="CommentReference"/>
          <w:sz w:val="24"/>
          <w:szCs w:val="24"/>
        </w:rPr>
        <w:commentReference w:id="471"/>
      </w:r>
      <w:r>
        <w:t>I</w:t>
      </w:r>
      <w:del w:id="472" w:author="Gende, Scott M" w:date="2026-10-13T11:51:00Z" w16du:dateUtc="2026-10-13T19:51:00Z">
        <w:r w:rsidDel="00935BBA">
          <w:delText xml:space="preserve">ncreases in the Indian River spawning densities were within the natural range of variation. This does not invalidate concerns about hypoxia events, but interceding on behalf of Indian River’s other resident species may run contrary to the natural state of even-year pink salmon in northern Southeast Alaska. Available evidence suggests that there is likely no need for intervention to address even-year abundance. In odd years there was more compelling evidence that SJH pink salmon releases could be increasing abundances at Indian River, but they have been less important than other factors affecting pink salmon population densities in odd years, as populations have been increasing throughout the region for decades. </w:delText>
        </w:r>
      </w:del>
      <w:commentRangeStart w:id="473"/>
      <w:r>
        <w:t xml:space="preserve">In odd years, the effect of Indian River pink salmon abundance on hatchery returns in the subsequent brood year was lower than the effect observed in even years. If there exists </w:t>
      </w:r>
      <w:r>
        <w:lastRenderedPageBreak/>
        <w:t>some small but positive true effect of hatchery releases on subsequent brood year Indian River abundances, the difference between the magnitude of these effects in odd years would be far greater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monitoring of odd-year Indian River spawners in order to more completely understand the impact of SJH releases.</w:t>
      </w:r>
      <w:commentRangeEnd w:id="473"/>
      <w:r w:rsidR="00935BBA">
        <w:rPr>
          <w:rStyle w:val="CommentReference"/>
          <w:sz w:val="24"/>
          <w:szCs w:val="24"/>
        </w:rPr>
        <w:commentReference w:id="473"/>
      </w:r>
    </w:p>
    <w:p w14:paraId="2E6DECED" w14:textId="77777777" w:rsidR="00AD7884" w:rsidRDefault="003D4C6E" w:rsidP="003D4C6E">
      <w:pPr>
        <w:spacing w:after="0" w:line="480" w:lineRule="auto"/>
        <w:ind w:firstLine="720"/>
        <w:rPr>
          <w:ins w:id="474" w:author="Gende, Scott M" w:date="2026-10-13T11:57:00Z" w16du:dateUtc="2026-10-13T19:57:00Z"/>
        </w:rPr>
      </w:pPr>
      <w:r>
        <w:t xml:space="preserve">Establishing at what point a species becomes overabundant in its native range is </w:t>
      </w:r>
      <w:ins w:id="475" w:author="Gende, Scott M" w:date="2026-10-13T11:54:00Z" w16du:dateUtc="2026-10-13T19:54:00Z">
        <w:r w:rsidR="00AD7884">
          <w:t xml:space="preserve">nuanced </w:t>
        </w:r>
      </w:ins>
      <w:del w:id="476" w:author="Gende, Scott M" w:date="2026-10-13T11:54:00Z" w16du:dateUtc="2026-10-13T19:54:00Z">
        <w:r w:rsidDel="00AD7884">
          <w:delText xml:space="preserve">difficult, with extant literature on the subject diverging in how this determination is made </w:delText>
        </w:r>
      </w:del>
      <w:r>
        <w:t xml:space="preserve">(Lemoine et al. 2016, Moore et al. 2023, Holzner et al. 2025). </w:t>
      </w:r>
      <w:ins w:id="477" w:author="Gende, Scott M" w:date="2026-10-13T11:54:00Z" w16du:dateUtc="2026-10-13T19:54:00Z">
        <w:r w:rsidR="00AD7884">
          <w:t xml:space="preserve"> Perhaps the most common approach is not based on absolute abundances/densities </w:t>
        </w:r>
      </w:ins>
      <w:del w:id="478" w:author="Gende, Scott M" w:date="2026-10-13T11:55:00Z" w16du:dateUtc="2026-10-13T19:55:00Z">
        <w:r w:rsidDel="00AD7884">
          <w:delText>As in the case of Indian River pink salmon, a species is</w:delText>
        </w:r>
        <w:r w:rsidRPr="00CA4BDB" w:rsidDel="00AD7884">
          <w:delText xml:space="preserve"> </w:delText>
        </w:r>
        <w:r w:rsidDel="00AD7884">
          <w:delText>often not recognized as overabundant in its native range</w:delText>
        </w:r>
      </w:del>
      <w:ins w:id="479" w:author="Gende, Scott M" w:date="2026-10-13T11:55:00Z" w16du:dateUtc="2026-10-13T19:55:00Z">
        <w:r w:rsidR="00AD7884">
          <w:t xml:space="preserve">but instead </w:t>
        </w:r>
      </w:ins>
      <w:del w:id="480" w:author="Gende, Scott M" w:date="2026-10-13T11:55:00Z" w16du:dateUtc="2026-10-13T19:55:00Z">
        <w:r w:rsidDel="00AD7884">
          <w:delText xml:space="preserve"> until such time as it</w:delText>
        </w:r>
      </w:del>
      <w:ins w:id="481" w:author="Gende, Scott M" w:date="2026-10-13T11:55:00Z" w16du:dateUtc="2026-10-13T19:55:00Z">
        <w:r w:rsidR="00AD7884">
          <w:t xml:space="preserve">centers on when </w:t>
        </w:r>
      </w:ins>
      <w:del w:id="482" w:author="Gende, Scott M" w:date="2026-10-13T11:55:00Z" w16du:dateUtc="2026-10-13T19:55:00Z">
        <w:r w:rsidDel="00AD7884">
          <w:delText xml:space="preserve"> begins t</w:delText>
        </w:r>
      </w:del>
      <w:ins w:id="483" w:author="Gende, Scott M" w:date="2026-10-13T11:55:00Z" w16du:dateUtc="2026-10-13T19:55:00Z">
        <w:r w:rsidR="00AD7884">
          <w:t>the abundances begin t</w:t>
        </w:r>
      </w:ins>
      <w:r>
        <w:t xml:space="preserve">o threaten other inhabitants of a shared ecosystem (Beckett et al. 2022, Brown et al. 2025). </w:t>
      </w:r>
      <w:ins w:id="484" w:author="Gende, Scott M" w:date="2026-10-13T11:53:00Z" w16du:dateUtc="2026-10-13T19:53:00Z">
        <w:r w:rsidR="00935BBA">
          <w:t xml:space="preserve"> For example…..</w:t>
        </w:r>
      </w:ins>
      <w:ins w:id="485" w:author="Gende, Scott M" w:date="2026-10-13T11:55:00Z" w16du:dateUtc="2026-10-13T19:55:00Z">
        <w:r w:rsidR="00AD7884">
          <w:t xml:space="preserve">Another approach is based on growth rate </w:t>
        </w:r>
      </w:ins>
      <w:ins w:id="486" w:author="Gende, Scott M" w:date="2026-10-13T11:56:00Z" w16du:dateUtc="2026-10-13T19:56:00Z">
        <w:r w:rsidR="00AD7884">
          <w:t xml:space="preserve">coincident with </w:t>
        </w:r>
      </w:ins>
      <w:del w:id="487" w:author="Gende, Scott M" w:date="2026-10-13T11:56:00Z" w16du:dateUtc="2026-10-13T19:56:00Z">
        <w:r w:rsidDel="00AD7884">
          <w:delText>There is also distinct concern about the rapid growth in population of native species as a result of</w:delText>
        </w:r>
      </w:del>
      <w:ins w:id="488" w:author="Gende, Scott M" w:date="2026-10-13T11:56:00Z" w16du:dateUtc="2026-10-13T19:56:00Z">
        <w:r w:rsidR="00AD7884">
          <w:t>some</w:t>
        </w:r>
      </w:ins>
      <w:r>
        <w:t xml:space="preserve"> anthropogenic activity </w:t>
      </w:r>
      <w:del w:id="489" w:author="Gende, Scott M" w:date="2026-10-13T11:53:00Z" w16du:dateUtc="2026-10-13T19:53:00Z">
        <w:r w:rsidDel="00AD7884">
          <w:delText xml:space="preserve">(although this is not necessarily a requisite for a species to be considered such) </w:delText>
        </w:r>
      </w:del>
      <w:del w:id="490" w:author="Gende, Scott M" w:date="2026-10-13T11:56:00Z" w16du:dateUtc="2026-10-13T19:56:00Z">
        <w:r w:rsidDel="00AD7884">
          <w:delText>and is primarily focused on management of native species causing harm in ecosystems rather than assessment of the point at which a species might be considered overabundant</w:delText>
        </w:r>
      </w:del>
      <w:r>
        <w:t xml:space="preserve"> (Brown et al. 2025, McComb et al. 2026). </w:t>
      </w:r>
      <w:del w:id="491" w:author="Gende, Scott M" w:date="2026-10-13T11:56:00Z" w16du:dateUtc="2026-10-13T19:56:00Z">
        <w:r w:rsidDel="00AD7884">
          <w:delText>Indian River pink salmon are not dissimilar to the case of t</w:delText>
        </w:r>
      </w:del>
      <w:ins w:id="492" w:author="Gende, Scott M" w:date="2026-10-13T11:56:00Z" w16du:dateUtc="2026-10-13T19:56:00Z">
        <w:r w:rsidR="00AD7884">
          <w:t>T</w:t>
        </w:r>
      </w:ins>
      <w:r>
        <w:t xml:space="preserve">he mountain pine beetle </w:t>
      </w:r>
      <w:del w:id="493" w:author="Gende, Scott M" w:date="2026-10-13T11:56:00Z" w16du:dateUtc="2026-10-13T19:56:00Z">
        <w:r w:rsidDel="00AD7884">
          <w:delText>discussed in the introduction,</w:delText>
        </w:r>
        <w:commentRangeStart w:id="494"/>
        <w:r w:rsidDel="00AD7884">
          <w:delText xml:space="preserve"> </w:delText>
        </w:r>
      </w:del>
      <w:r>
        <w:t xml:space="preserve">the proliferation of which was not unique to the impacted National Parks, </w:t>
      </w:r>
      <w:r>
        <w:lastRenderedPageBreak/>
        <w:t xml:space="preserve">but which the affected parks nevertheless were compelled to address through interventions, such as insecticide use and the culling of susceptible trees (Frost 2009). </w:t>
      </w:r>
      <w:commentRangeEnd w:id="494"/>
      <w:r w:rsidR="00AD7884">
        <w:rPr>
          <w:rStyle w:val="CommentReference"/>
          <w:sz w:val="24"/>
          <w:szCs w:val="24"/>
        </w:rPr>
        <w:commentReference w:id="494"/>
      </w:r>
    </w:p>
    <w:p w14:paraId="206BCE6A" w14:textId="123DCA13" w:rsidR="003D4C6E" w:rsidRPr="00417D81" w:rsidRDefault="003D4C6E" w:rsidP="003D4C6E">
      <w:pPr>
        <w:spacing w:after="0" w:line="480" w:lineRule="auto"/>
        <w:ind w:firstLine="720"/>
      </w:pPr>
      <w:commentRangeStart w:id="495"/>
      <w:del w:id="496" w:author="Gende, Scott M" w:date="2026-10-13T11:59:00Z" w16du:dateUtc="2026-10-13T19:59:00Z">
        <w:r w:rsidDel="00AD7884">
          <w:delText>Likewise, management at SITK may choose to address the proliferation of pink salmon at Indian River, even if it does not exceed regional expectations, to protect other resident aquatic species and the riverine ecosystem from hypoxia events.</w:delText>
        </w:r>
      </w:del>
      <w:commentRangeEnd w:id="495"/>
      <w:r w:rsidR="00AD7884" w:rsidRPr="00417D81">
        <w:rPr>
          <w:rStyle w:val="CommentReference"/>
          <w:sz w:val="24"/>
          <w:szCs w:val="24"/>
        </w:rPr>
        <w:commentReference w:id="495"/>
      </w:r>
    </w:p>
    <w:p w14:paraId="000CAC2F" w14:textId="77777777" w:rsidR="003D4C6E" w:rsidRDefault="003D4C6E">
      <w:pPr>
        <w:rPr>
          <w:b/>
          <w:bCs/>
        </w:rPr>
      </w:pPr>
      <w:r>
        <w:rPr>
          <w:b/>
          <w:bCs/>
        </w:rPr>
        <w:br w:type="page"/>
      </w:r>
    </w:p>
    <w:p w14:paraId="5301CC22" w14:textId="6FFE0B84" w:rsidR="007754C9" w:rsidRPr="00970BA1" w:rsidRDefault="007754C9" w:rsidP="007754C9">
      <w:pPr>
        <w:suppressLineNumbers/>
        <w:spacing w:after="0" w:line="240" w:lineRule="auto"/>
        <w:rPr>
          <w:b/>
          <w:bCs/>
        </w:rPr>
      </w:pPr>
      <w:r w:rsidRPr="00970BA1">
        <w:rPr>
          <w:b/>
          <w:bCs/>
        </w:rPr>
        <w:lastRenderedPageBreak/>
        <w:t xml:space="preserve">Acknowledgements </w:t>
      </w:r>
    </w:p>
    <w:p w14:paraId="673C28FA" w14:textId="77777777" w:rsidR="007754C9" w:rsidRDefault="007754C9" w:rsidP="007754C9">
      <w:pPr>
        <w:suppressLineNumbers/>
        <w:spacing w:after="0" w:line="240" w:lineRule="auto"/>
      </w:pPr>
    </w:p>
    <w:p w14:paraId="070114F0" w14:textId="7A7FB15F" w:rsidR="007754C9" w:rsidRDefault="007754C9" w:rsidP="00E2786C">
      <w:pPr>
        <w:suppressLineNumbers/>
        <w:spacing w:after="0" w:line="48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w:t>
      </w:r>
      <w:r w:rsidR="00AC4525">
        <w:t>C</w:t>
      </w:r>
      <w:r>
        <w:t xml:space="preserve">ollaboration from Alaska Department of Fish and Game biologists Aaron Dupuis and Justin Priest has enabled </w:t>
      </w:r>
      <w:r w:rsidR="00963BAF">
        <w:t>us</w:t>
      </w:r>
      <w:r>
        <w:t xml:space="preserve"> to compare Indian River pink salmon abundances to those seen elsewhere in the vicinity of Sitka, a vital component of this research. </w:t>
      </w:r>
      <w:r w:rsidR="00AC4525">
        <w:t xml:space="preserve">Finally, Sunny Jardine provided substantial expertise and guidance in the field of causal inference. </w:t>
      </w:r>
      <w:r>
        <w:t xml:space="preserve">This research has occurred on the ancestral homeland and with the approval of the Sitka Tribe of Alaska.  </w:t>
      </w:r>
    </w:p>
    <w:p w14:paraId="6ABAA840" w14:textId="3FAAECC2" w:rsidR="00306AE3" w:rsidRDefault="00306AE3" w:rsidP="00963BAF">
      <w:pPr>
        <w:spacing w:after="0" w:line="480" w:lineRule="auto"/>
        <w:ind w:firstLine="720"/>
      </w:pPr>
      <w:r>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9"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20" w:history="1">
        <w:r w:rsidRPr="007B1A5E">
          <w:rPr>
            <w:rStyle w:val="Hyperlink"/>
          </w:rPr>
          <w:t>https://mtalab.adfg.alaska.gov/OTO/marking.aspx</w:t>
        </w:r>
      </w:hyperlink>
      <w:r>
        <w:t xml:space="preserve"> (accessed December 14, 2024)</w:t>
      </w:r>
    </w:p>
    <w:p w14:paraId="2D47526E" w14:textId="55C91802" w:rsidR="00267F5F" w:rsidRPr="008E2D13" w:rsidRDefault="00267F5F" w:rsidP="000F7853">
      <w:pPr>
        <w:spacing w:line="240" w:lineRule="auto"/>
        <w:ind w:left="720" w:hanging="720"/>
      </w:pPr>
      <w:r w:rsidRPr="008E2D13">
        <w:t xml:space="preserve">Anderson, J. H., G. R. Pess, R. W. Carmichael, M. J. Ford, T. D. Cooney, C. M. Baldwin, and M. M. McClure. </w:t>
      </w:r>
      <w:r w:rsidR="003A279D" w:rsidRPr="008E2D13">
        <w:t xml:space="preserve">2014. </w:t>
      </w:r>
      <w:r w:rsidRPr="008E2D13">
        <w:t xml:space="preserve">Planning Pacific Salmon and </w:t>
      </w:r>
      <w:r w:rsidR="000500DD" w:rsidRPr="008E2D13">
        <w:t>s</w:t>
      </w:r>
      <w:r w:rsidRPr="008E2D13">
        <w:t xml:space="preserve">teelhead </w:t>
      </w:r>
      <w:r w:rsidR="000500DD" w:rsidRPr="008E2D13">
        <w:t>r</w:t>
      </w:r>
      <w:r w:rsidRPr="008E2D13">
        <w:t xml:space="preserve">eintroductions </w:t>
      </w:r>
      <w:r w:rsidR="000500DD" w:rsidRPr="008E2D13">
        <w:t>a</w:t>
      </w:r>
      <w:r w:rsidRPr="008E2D13">
        <w:t xml:space="preserve">imed at </w:t>
      </w:r>
      <w:r w:rsidR="000500DD" w:rsidRPr="008E2D13">
        <w:t>l</w:t>
      </w:r>
      <w:r w:rsidRPr="008E2D13">
        <w:t>ong-</w:t>
      </w:r>
      <w:r w:rsidR="000500DD" w:rsidRPr="008E2D13">
        <w:t>t</w:t>
      </w:r>
      <w:r w:rsidRPr="008E2D13">
        <w:t xml:space="preserve">erm </w:t>
      </w:r>
      <w:r w:rsidR="000500DD" w:rsidRPr="008E2D13">
        <w:t>v</w:t>
      </w:r>
      <w:r w:rsidRPr="008E2D13">
        <w:t xml:space="preserve">iability and </w:t>
      </w:r>
      <w:r w:rsidR="000500DD" w:rsidRPr="008E2D13">
        <w:t>r</w:t>
      </w:r>
      <w:r w:rsidRPr="008E2D13">
        <w:t xml:space="preserve">ecovery. </w:t>
      </w:r>
      <w:r w:rsidR="003A279D" w:rsidRPr="008E2D13">
        <w:rPr>
          <w:i/>
          <w:iCs/>
        </w:rPr>
        <w:t xml:space="preserve">North American Journal of Fisheries Management </w:t>
      </w:r>
      <w:r w:rsidR="003A279D" w:rsidRPr="008E2D13">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Default="00AC48BB" w:rsidP="000F7853">
      <w:pPr>
        <w:spacing w:line="240" w:lineRule="auto"/>
        <w:ind w:left="720" w:hanging="720"/>
      </w:pPr>
      <w:r>
        <w:t xml:space="preserve">Berejikian,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11F72567" w14:textId="5D4A29BE" w:rsidR="009F3E3F" w:rsidRPr="00AF3339" w:rsidRDefault="009F3E3F" w:rsidP="000F7853">
      <w:pPr>
        <w:spacing w:line="240" w:lineRule="auto"/>
        <w:ind w:left="720" w:hanging="720"/>
      </w:pPr>
      <w:r>
        <w:t>Brown, S. K., A. R. McIntosh, Z. B. Hamilton, and H. J. Warburton</w:t>
      </w:r>
      <w:r w:rsidR="00AF3339">
        <w:t xml:space="preserve">. 2025. Overlooked and underestimated: reframing restoration to include inconspicuous native invaders. </w:t>
      </w:r>
      <w:r w:rsidR="00AF3339">
        <w:rPr>
          <w:i/>
          <w:iCs/>
        </w:rPr>
        <w:t xml:space="preserve">Restoration Ecology </w:t>
      </w:r>
      <w:r w:rsidR="00AF3339">
        <w:t>33(8): 7pp.</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Model selection and multimodel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08CCBAF4" w14:textId="45EBB1CF" w:rsidR="00160615" w:rsidRPr="00160615" w:rsidRDefault="00160615" w:rsidP="009D55B2">
      <w:pPr>
        <w:spacing w:line="240" w:lineRule="auto"/>
        <w:ind w:left="720" w:hanging="720"/>
      </w:pPr>
      <w:r>
        <w:t xml:space="preserve">Colwell, R, S. Avery, J. Berger, G. E. Davis, H. Hamilton, T. Lovejoy, S. Malcolm, A. McMullen, M. Novacek, R. J. Roberts, R. Tapia, and G. Machlis. 2012. </w:t>
      </w:r>
      <w:r>
        <w:rPr>
          <w:i/>
          <w:iCs/>
        </w:rPr>
        <w:t>Revisiting Leopold: Resource Stewardship in the National Parks.</w:t>
      </w:r>
      <w:r>
        <w:t xml:space="preserve"> National Park Service, 24 pp.</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pp.</w:t>
      </w:r>
    </w:p>
    <w:p w14:paraId="097703A8" w14:textId="16B5371D" w:rsidR="000E5A64" w:rsidRPr="00E26A22" w:rsidRDefault="000E5A64" w:rsidP="000F7853">
      <w:pPr>
        <w:spacing w:line="240" w:lineRule="auto"/>
        <w:ind w:left="720" w:hanging="720"/>
      </w:pPr>
      <w:r>
        <w:t>del Monte-Luna, P., B. W. Brook, M. J. Zetina-Rej</w:t>
      </w:r>
      <w:r w:rsidR="00270CF9">
        <w:t xml:space="preserve">ón,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w:t>
      </w:r>
      <w:r>
        <w:lastRenderedPageBreak/>
        <w:t xml:space="preserve">Sobczak, K. A. Stinson, J. K. Stone, C. M. Swan, J. Thompson, B. von Holle, </w:t>
      </w:r>
      <w:r w:rsidR="00A928CA">
        <w:t>and</w:t>
      </w:r>
      <w:r w:rsidR="009B7CF2">
        <w:t xml:space="preserve"> </w:t>
      </w:r>
      <w:r>
        <w:t xml:space="preserve">J. R. Webster. 2005. Loss of foundation species: consequences for the structure and dynamics of forested ecosystems. </w:t>
      </w:r>
      <w:r>
        <w:rPr>
          <w:i/>
          <w:iCs/>
        </w:rPr>
        <w:t>Frontiers in Ecology and the Environment</w:t>
      </w:r>
      <w:r>
        <w:t xml:space="preserve"> 3(9): 479-486.</w:t>
      </w:r>
    </w:p>
    <w:p w14:paraId="09FE861A" w14:textId="68C199BE" w:rsidR="00B424B2" w:rsidRDefault="00B424B2" w:rsidP="000F7853">
      <w:pPr>
        <w:spacing w:line="240" w:lineRule="auto"/>
        <w:ind w:left="720" w:hanging="720"/>
      </w:pPr>
      <w:r>
        <w:t xml:space="preserve">Estes, J. A. 2015. Natural </w:t>
      </w:r>
      <w:r w:rsidR="000500DD">
        <w:t>h</w:t>
      </w:r>
      <w:r>
        <w:t xml:space="preserve">istory, </w:t>
      </w:r>
      <w:r w:rsidR="000500DD">
        <w:t>e</w:t>
      </w:r>
      <w:r>
        <w:t xml:space="preserve">cology, and the </w:t>
      </w:r>
      <w:r w:rsidR="000500DD">
        <w:t>c</w:t>
      </w:r>
      <w:r w:rsidR="006B062A">
        <w:t xml:space="preserve">onservation and </w:t>
      </w:r>
      <w:r w:rsidR="000500DD">
        <w:t>m</w:t>
      </w:r>
      <w:r w:rsidR="006B062A">
        <w:t xml:space="preserve">anagement of </w:t>
      </w:r>
      <w:r w:rsidR="000500DD">
        <w:t>s</w:t>
      </w:r>
      <w:r w:rsidR="006B062A">
        <w:t xml:space="preserve">ea </w:t>
      </w:r>
      <w:r w:rsidR="000500DD">
        <w:t>o</w:t>
      </w:r>
      <w:r w:rsidR="006B062A">
        <w:t xml:space="preserve">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21"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9014692"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 xml:space="preserve">Mountain </w:t>
      </w:r>
      <w:r w:rsidR="000500DD">
        <w:t>p</w:t>
      </w:r>
      <w:r w:rsidRPr="00DB7D2F">
        <w:t xml:space="preserve">ine </w:t>
      </w:r>
      <w:r w:rsidR="000500DD">
        <w:t>b</w:t>
      </w:r>
      <w:r w:rsidRPr="00DB7D2F">
        <w:t xml:space="preserve">eetle </w:t>
      </w:r>
      <w:r w:rsidR="000500DD">
        <w:t>i</w:t>
      </w:r>
      <w:r w:rsidRPr="00DB7D2F">
        <w:t xml:space="preserve">mpacts in </w:t>
      </w:r>
      <w:r w:rsidR="000500DD">
        <w:t>h</w:t>
      </w:r>
      <w:r w:rsidRPr="00DB7D2F">
        <w:t>igh-</w:t>
      </w:r>
      <w:r w:rsidR="000500DD">
        <w:t>e</w:t>
      </w:r>
      <w:r w:rsidRPr="00DB7D2F">
        <w:t xml:space="preserve">levation </w:t>
      </w:r>
      <w:r w:rsidR="000500DD">
        <w:t>f</w:t>
      </w:r>
      <w:r w:rsidRPr="00DB7D2F">
        <w:t>ive-</w:t>
      </w:r>
      <w:r w:rsidR="000500DD">
        <w:t>n</w:t>
      </w:r>
      <w:r w:rsidRPr="00DB7D2F">
        <w:t xml:space="preserve">eedle </w:t>
      </w:r>
      <w:r w:rsidR="000500DD">
        <w:t>p</w:t>
      </w:r>
      <w:r w:rsidRPr="00DB7D2F">
        <w:t xml:space="preserve">ines: </w:t>
      </w:r>
      <w:r w:rsidR="000500DD">
        <w:t>c</w:t>
      </w:r>
      <w:r w:rsidRPr="00DB7D2F">
        <w:t xml:space="preserve">urrent </w:t>
      </w:r>
      <w:r w:rsidR="000500DD">
        <w:t>t</w:t>
      </w:r>
      <w:r w:rsidRPr="00DB7D2F">
        <w:t xml:space="preserve">rends and </w:t>
      </w:r>
      <w:r w:rsidR="000500DD">
        <w:t>c</w:t>
      </w:r>
      <w:r w:rsidRPr="00DB7D2F">
        <w:t>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Vilà. 2015. Global ecological impacts of invasive species in aquatic ecosystems. </w:t>
      </w:r>
      <w:r>
        <w:rPr>
          <w:i/>
          <w:iCs/>
        </w:rPr>
        <w:t xml:space="preserve">Global Change Biology </w:t>
      </w:r>
      <w:r>
        <w:t>22(1): 151-163.</w:t>
      </w:r>
    </w:p>
    <w:p w14:paraId="29ADFE4E" w14:textId="27599AC6" w:rsidR="00723599" w:rsidRPr="005A1537" w:rsidRDefault="00723599" w:rsidP="00723599">
      <w:pPr>
        <w:spacing w:line="240" w:lineRule="auto"/>
        <w:ind w:left="720" w:hanging="720"/>
      </w:pPr>
      <w:r>
        <w:t>Heard, W. R. 1991. Life History of Pink Salmon (</w:t>
      </w:r>
      <w:r w:rsidRPr="00177F5D">
        <w:rPr>
          <w:i/>
          <w:iCs/>
        </w:rPr>
        <w:t>Oncorhynchus gorbuscha</w:t>
      </w:r>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2155DAD5" w14:textId="0CC71442" w:rsidR="00333796" w:rsidRPr="00333796" w:rsidRDefault="00333796" w:rsidP="000F7853">
      <w:pPr>
        <w:spacing w:line="240" w:lineRule="auto"/>
        <w:ind w:left="720" w:hanging="720"/>
      </w:pPr>
      <w:r>
        <w:t xml:space="preserve">Holzner, A., N. Ruppert, K. Ilham, S. S. K. Kaburu, A. L. K. Liston, A. Fuentes, and M. F. Hansen. 2025. Threatened synanthropes depend on intact forests: a critical evaluation of Moore et al. (2023). </w:t>
      </w:r>
      <w:r>
        <w:rPr>
          <w:i/>
          <w:iCs/>
        </w:rPr>
        <w:t xml:space="preserve">Biological Reviews </w:t>
      </w:r>
      <w:r>
        <w:t>100: 1444-1451.</w:t>
      </w:r>
    </w:p>
    <w:p w14:paraId="4B66BF3D" w14:textId="5BD84125" w:rsidR="000F7853" w:rsidRPr="00CF7EB9" w:rsidRDefault="000F7853" w:rsidP="000F7853">
      <w:pPr>
        <w:spacing w:line="240" w:lineRule="auto"/>
        <w:ind w:left="720" w:hanging="720"/>
      </w:pPr>
      <w:r>
        <w:t xml:space="preserve">Jeschke, J. M., S. Bacher, T. M. Blackburn, J. T. A. Dick, F. Essl, T. Evans, M. Gaertner, P. E. Hulme, I. Kühn, A. Mrugala, J. Pergi, P. Pysek, W. Rabitsch, A. Ricciardi, D. M. Richardson, A. Sendek, M. Vilà, M. Winter, </w:t>
      </w:r>
      <w:r w:rsidR="00A928CA">
        <w:t xml:space="preserve">and </w:t>
      </w:r>
      <w:r>
        <w:t xml:space="preserve">S. Kumschick. 2014. Defining the </w:t>
      </w:r>
      <w:r w:rsidR="000500DD">
        <w:t>i</w:t>
      </w:r>
      <w:r>
        <w:t xml:space="preserve">mpact of </w:t>
      </w:r>
      <w:r w:rsidR="000500DD">
        <w:t>n</w:t>
      </w:r>
      <w:r>
        <w:t>on-</w:t>
      </w:r>
      <w:r w:rsidR="000500DD">
        <w:t>n</w:t>
      </w:r>
      <w:r>
        <w:t xml:space="preserve">ative </w:t>
      </w:r>
      <w:r w:rsidR="000500DD">
        <w:t>s</w:t>
      </w:r>
      <w:r>
        <w:t xml:space="preserve">pecies. </w:t>
      </w:r>
      <w:r>
        <w:rPr>
          <w:i/>
          <w:iCs/>
        </w:rPr>
        <w:t>Conservation Biology</w:t>
      </w:r>
      <w:r>
        <w:t xml:space="preserve"> 28(5): 1188-1194.</w:t>
      </w:r>
    </w:p>
    <w:p w14:paraId="62E8B41E" w14:textId="594CCB72" w:rsidR="00333796" w:rsidRPr="00333796" w:rsidRDefault="00333796" w:rsidP="000F7853">
      <w:pPr>
        <w:spacing w:line="240" w:lineRule="auto"/>
        <w:ind w:left="720" w:hanging="720"/>
      </w:pPr>
      <w:r>
        <w:t xml:space="preserve">Lemoine, N. P., D. E. Burkepile, and J. D. Parker. 2016. Quantifying </w:t>
      </w:r>
      <w:r w:rsidR="000500DD">
        <w:t>d</w:t>
      </w:r>
      <w:r>
        <w:t xml:space="preserve">ifferences </w:t>
      </w:r>
      <w:r w:rsidR="000500DD">
        <w:t>b</w:t>
      </w:r>
      <w:r>
        <w:t xml:space="preserve">etween </w:t>
      </w:r>
      <w:r w:rsidR="000500DD">
        <w:t>n</w:t>
      </w:r>
      <w:r>
        <w:t xml:space="preserve">ative and </w:t>
      </w:r>
      <w:r w:rsidR="000500DD">
        <w:t>i</w:t>
      </w:r>
      <w:r>
        <w:t xml:space="preserve">ntroduced </w:t>
      </w:r>
      <w:r w:rsidR="000500DD">
        <w:t>s</w:t>
      </w:r>
      <w:r>
        <w:t xml:space="preserve">pecies. </w:t>
      </w:r>
      <w:r>
        <w:rPr>
          <w:i/>
          <w:iCs/>
        </w:rPr>
        <w:t xml:space="preserve">Trends in Ecology &amp; Evolution </w:t>
      </w:r>
      <w:r>
        <w:t>31(5): 372-381.</w:t>
      </w:r>
    </w:p>
    <w:p w14:paraId="17D8264D" w14:textId="3049F5DE" w:rsidR="00734A33" w:rsidRPr="00734A33" w:rsidRDefault="00734A33" w:rsidP="000F7853">
      <w:pPr>
        <w:spacing w:line="240" w:lineRule="auto"/>
        <w:ind w:left="720" w:hanging="720"/>
      </w:pPr>
      <w:r>
        <w:t xml:space="preserve">Levin, P. S., and N. Tolimieri.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t xml:space="preserve">Manhard, C. V., J. E. Joyce, W. W. Smoker, </w:t>
      </w:r>
      <w:r w:rsidR="00A928CA">
        <w:t>and</w:t>
      </w:r>
      <w:r>
        <w:t xml:space="preserve">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7564DBA9" w14:textId="052D249D" w:rsidR="00AF5677" w:rsidRDefault="000F7853" w:rsidP="000F7853">
      <w:pPr>
        <w:spacing w:line="240" w:lineRule="auto"/>
        <w:ind w:left="720" w:hanging="720"/>
      </w:pPr>
      <w:r>
        <w:lastRenderedPageBreak/>
        <w:t xml:space="preserve">Mantua, N. J., S. R. Hare, Y. Zhang, J. M. Wallace, </w:t>
      </w:r>
      <w:r w:rsidR="00A928CA">
        <w:t>and</w:t>
      </w:r>
      <w:r>
        <w:t xml:space="preserve"> R. C. Francis. A Pacific </w:t>
      </w:r>
      <w:r w:rsidR="000500DD">
        <w:t>i</w:t>
      </w:r>
      <w:r>
        <w:t xml:space="preserve">nterdecadal </w:t>
      </w:r>
      <w:r w:rsidR="000500DD">
        <w:t>c</w:t>
      </w:r>
      <w:r>
        <w:t xml:space="preserve">limate </w:t>
      </w:r>
      <w:r w:rsidR="000500DD">
        <w:t>o</w:t>
      </w:r>
      <w:r>
        <w:t xml:space="preserve">scillation with </w:t>
      </w:r>
      <w:r w:rsidR="000500DD">
        <w:t>i</w:t>
      </w:r>
      <w:r>
        <w:t xml:space="preserve">mpacts on </w:t>
      </w:r>
      <w:r w:rsidR="000500DD">
        <w:t>s</w:t>
      </w:r>
      <w:r>
        <w:t xml:space="preserve">almon </w:t>
      </w:r>
      <w:r w:rsidR="000500DD">
        <w:t>p</w:t>
      </w:r>
      <w:r>
        <w:t xml:space="preserve">roduction. </w:t>
      </w:r>
      <w:r>
        <w:rPr>
          <w:i/>
          <w:iCs/>
        </w:rPr>
        <w:t>Bulletin of the American Meteorological Society</w:t>
      </w:r>
      <w:r>
        <w:t xml:space="preserve"> 78(6): 1069-1079.</w:t>
      </w:r>
    </w:p>
    <w:p w14:paraId="46CE02A6" w14:textId="0BE8DAC3" w:rsidR="00282BCA" w:rsidRPr="008E2D13" w:rsidRDefault="00282BCA" w:rsidP="000F7853">
      <w:pPr>
        <w:spacing w:line="240" w:lineRule="auto"/>
        <w:ind w:left="720" w:hanging="720"/>
      </w:pPr>
      <w:r w:rsidRPr="008E2D13">
        <w:t xml:space="preserve">May, S. A., K. R. Shedd, K. M. Gruenthal, J. J. Hard, W. D. Templin, C. D. Waters, M. D. Adkison, E. J. Ward, C. Habicht, L. I. Wilson, A. C. Wertheimer, and P. A. H. Westley. 2024. Salmon hatchery strays can demographically boost wild populations at the cost of diversity: quantitative genetic modelling of Alaska pink salmon. </w:t>
      </w:r>
      <w:r w:rsidRPr="008E2D13">
        <w:rPr>
          <w:i/>
          <w:iCs/>
        </w:rPr>
        <w:t>Royal Society Open Science</w:t>
      </w:r>
      <w:r w:rsidRPr="008E2D13">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5C2B739A" w14:textId="7FFCE22C" w:rsidR="00967016" w:rsidRPr="00967016" w:rsidRDefault="00967016" w:rsidP="00AF5677">
      <w:pPr>
        <w:spacing w:line="240" w:lineRule="auto"/>
        <w:ind w:left="720" w:hanging="720"/>
      </w:pPr>
      <w:r>
        <w:t xml:space="preserve">McComb, S., K. Beckett, T. Akerman, P. Arcese, D. Bedford, P. Dunwiddie, J. T. Fisher, T. Golumbia, E. K. Gonzales, R. Irvine, A. James, E. S. Long, J. Martin, S. Michel, W. Pelkey, T. Sylvester, S. Thomas, N. Thomas, and T. G. Martin. 2026. Decision analysis rooted in Indigenous and Western scientific knowledge identifies cost-effective strategies for managing hyperabundant deer to restore keystone places. </w:t>
      </w:r>
      <w:r>
        <w:rPr>
          <w:i/>
          <w:iCs/>
        </w:rPr>
        <w:t xml:space="preserve">People and Nature </w:t>
      </w:r>
      <w:r>
        <w:t>8(1): 4-20.</w:t>
      </w:r>
    </w:p>
    <w:p w14:paraId="79F8EA3B" w14:textId="30A67FBA" w:rsidR="000F7853" w:rsidRPr="008E2D13" w:rsidRDefault="006F23FA" w:rsidP="00AF5677">
      <w:pPr>
        <w:spacing w:line="240" w:lineRule="auto"/>
        <w:ind w:left="720" w:hanging="720"/>
      </w:pPr>
      <w:r w:rsidRPr="008E2D13">
        <w:t xml:space="preserve">McMillan, J. R., B. Morrison, N. Chambers, G. Ruggerone, L. Bernatchez, J. Stanford, and H. Neville. 2023. A global synthesis of peer-reviewed research on the effects of hatchery salmonids on wild salmonids. </w:t>
      </w:r>
      <w:r w:rsidRPr="008E2D13">
        <w:rPr>
          <w:i/>
          <w:iCs/>
        </w:rPr>
        <w:t xml:space="preserve">Fisheries Management and Ecology </w:t>
      </w:r>
      <w:r w:rsidRPr="008E2D13">
        <w:t>30(5): 446-463.</w:t>
      </w:r>
      <w:r w:rsidR="000F7853" w:rsidRPr="008E2D13">
        <w:t xml:space="preserve">  </w:t>
      </w:r>
    </w:p>
    <w:p w14:paraId="4E4A1E4F" w14:textId="3D6AEAD3" w:rsidR="000F7853" w:rsidRDefault="000F7853" w:rsidP="000F7853">
      <w:pPr>
        <w:spacing w:line="240" w:lineRule="auto"/>
        <w:ind w:left="720" w:hanging="720"/>
      </w:pPr>
      <w:r>
        <w:t xml:space="preserve">Moore, J. H., L. Gibson, Z. Amir, W. Chanthorn,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57980AF5" w:rsidR="00C13D3C" w:rsidRDefault="00CF4F29" w:rsidP="00C13D3C">
      <w:pPr>
        <w:spacing w:line="240" w:lineRule="auto"/>
        <w:ind w:left="720" w:hanging="720"/>
      </w:pPr>
      <w:r w:rsidRPr="00CF4F29">
        <w:t xml:space="preserve">Murphy, M. L., 1985. Die-offs of pre-spawn adult pink </w:t>
      </w:r>
      <w:r>
        <w:t>s</w:t>
      </w:r>
      <w:r w:rsidRPr="00CF4F29">
        <w:t xml:space="preserve">almon and chum salmon in southeastern Alaska. </w:t>
      </w:r>
      <w:r w:rsidRPr="00AC4FE1">
        <w:rPr>
          <w:i/>
          <w:iCs/>
        </w:rPr>
        <w:t>North American Journal of Fisheries Management</w:t>
      </w:r>
      <w:r w:rsidRPr="00CF4F29">
        <w:t xml:space="preserve"> 5:302–308.</w:t>
      </w:r>
      <w:r w:rsidR="00C13D3C">
        <w:t xml:space="preserve">National Park Service. 2023. Reducing deer numbers and removing invasive plants are key to long term forest health. Available at: </w:t>
      </w:r>
      <w:hyperlink r:id="rId22" w:history="1">
        <w:r w:rsidR="00C13D3C" w:rsidRPr="00566B2A">
          <w:rPr>
            <w:rStyle w:val="Hyperlink"/>
          </w:rPr>
          <w:t>https://www.nps.gov/cato/learn/news/reducing-deer-numbers-and-removing-invasive-plants-are-key-to-long-term-forest-health.htm</w:t>
        </w:r>
      </w:hyperlink>
      <w:r w:rsidR="00C13D3C">
        <w:t xml:space="preserve"> (accessed March </w:t>
      </w:r>
      <w:r w:rsidR="00774006">
        <w:t>17</w:t>
      </w:r>
      <w:r w:rsidR="00C13D3C">
        <w:t>, 2026)</w:t>
      </w:r>
    </w:p>
    <w:p w14:paraId="0C798D7A" w14:textId="57DAFC96" w:rsidR="000F7853" w:rsidRDefault="000F7853" w:rsidP="000F7853">
      <w:pPr>
        <w:spacing w:line="240" w:lineRule="auto"/>
        <w:ind w:left="720" w:hanging="720"/>
      </w:pPr>
      <w:r>
        <w:t>National Park Service. 2025</w:t>
      </w:r>
      <w:r w:rsidR="00CF558E">
        <w:t>a</w:t>
      </w:r>
      <w:r>
        <w:t xml:space="preserve">. Organic Act of 1916. Available at: </w:t>
      </w:r>
      <w:hyperlink r:id="rId23" w:history="1">
        <w:r w:rsidRPr="00096DB2">
          <w:rPr>
            <w:rStyle w:val="Hyperlink"/>
          </w:rPr>
          <w:t>https://www.nps.gov/grba/learn/management/organic-act-of-1916.htm</w:t>
        </w:r>
      </w:hyperlink>
      <w:r>
        <w:t xml:space="preserve"> (accessed March 27, 2025)</w:t>
      </w:r>
    </w:p>
    <w:p w14:paraId="2E352D74" w14:textId="7824AA20" w:rsidR="000F7853" w:rsidRPr="00096DB2" w:rsidRDefault="000F7853" w:rsidP="000F7853">
      <w:pPr>
        <w:spacing w:line="240" w:lineRule="auto"/>
        <w:ind w:left="720" w:hanging="720"/>
        <w:rPr>
          <w:i/>
          <w:iCs/>
        </w:rPr>
      </w:pPr>
      <w:r>
        <w:t>National Park Service. 2025</w:t>
      </w:r>
      <w:r w:rsidR="00CF558E">
        <w:t>b</w:t>
      </w:r>
      <w:r>
        <w:t xml:space="preserve">. Sitka National Historical Park. Available at: </w:t>
      </w:r>
      <w:hyperlink r:id="rId24"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64D4751E" w:rsidR="004B213C" w:rsidRDefault="004B213C" w:rsidP="000F7853">
      <w:pPr>
        <w:spacing w:line="240" w:lineRule="auto"/>
        <w:ind w:left="720" w:hanging="720"/>
      </w:pPr>
      <w:r>
        <w:lastRenderedPageBreak/>
        <w:t xml:space="preserve">Ruggerone, G. T., </w:t>
      </w:r>
      <w:r w:rsidR="000B47AA">
        <w:t xml:space="preserve">and J. R. Irvine. 2018. Numbers and </w:t>
      </w:r>
      <w:r w:rsidR="00CF3ACC">
        <w:t>b</w:t>
      </w:r>
      <w:r w:rsidR="000B47AA">
        <w:t xml:space="preserve">iomass of </w:t>
      </w:r>
      <w:r w:rsidR="00CF3ACC">
        <w:t>n</w:t>
      </w:r>
      <w:r w:rsidR="000B47AA">
        <w:t xml:space="preserve">atural- and </w:t>
      </w:r>
      <w:r w:rsidR="00CF3ACC">
        <w:t>h</w:t>
      </w:r>
      <w:r w:rsidR="000B47AA">
        <w:t>atchery-</w:t>
      </w:r>
      <w:r w:rsidR="00CF3ACC">
        <w:t>o</w:t>
      </w:r>
      <w:r w:rsidR="000B47AA">
        <w:t xml:space="preserve">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r>
        <w:t xml:space="preserve">Ruggerone,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99C5912" w:rsidR="000F7853" w:rsidRDefault="000F7853" w:rsidP="000F7853">
      <w:pPr>
        <w:spacing w:line="240" w:lineRule="auto"/>
        <w:ind w:left="720" w:hanging="720"/>
      </w:pPr>
      <w:r>
        <w:t>Sambaraju, K. R.</w:t>
      </w:r>
      <w:r w:rsidR="00A928CA">
        <w:t xml:space="preserve"> and</w:t>
      </w:r>
      <w:r>
        <w:t xml:space="preserve"> D. W. Goodman. 2021. Mountain pine beetle: an example of a climate-driven eruptive insect impacting conifer forest ecosystems. </w:t>
      </w:r>
      <w:r>
        <w:rPr>
          <w:i/>
          <w:iCs/>
        </w:rPr>
        <w:t>CABI Reviews</w:t>
      </w:r>
      <w:r>
        <w:t>: 18pp.</w:t>
      </w:r>
    </w:p>
    <w:p w14:paraId="409E118B" w14:textId="77777777" w:rsidR="0007102E" w:rsidRDefault="00310948" w:rsidP="000F7853">
      <w:pPr>
        <w:spacing w:line="240" w:lineRule="auto"/>
        <w:ind w:left="720" w:hanging="720"/>
      </w:pPr>
      <w:r>
        <w:t xml:space="preserve">Scheuerell, M. D., E. R. Buhle, B. X. Semmens, M. J. Ford, T. Cooney, </w:t>
      </w:r>
      <w:r w:rsidR="00A928CA">
        <w:t xml:space="preserve">and </w:t>
      </w:r>
      <w:r>
        <w:t>R. W. Carmichael. 2015. Analyzing large-scale conservation interventions with Bayesian hierarchical models: a case study of supplementing threate</w:t>
      </w:r>
      <w:r w:rsidR="00CF4F29">
        <w:t>ne</w:t>
      </w:r>
      <w:r>
        <w:t xml:space="preserve">d Pacific salmon. </w:t>
      </w:r>
      <w:r>
        <w:rPr>
          <w:i/>
          <w:iCs/>
        </w:rPr>
        <w:t xml:space="preserve">Ecology and Evolution </w:t>
      </w:r>
      <w:r>
        <w:t>5(10): 2115-2125.</w:t>
      </w:r>
    </w:p>
    <w:p w14:paraId="1F63EFB7" w14:textId="40E8DE1F" w:rsidR="000F7853" w:rsidRDefault="000F7853" w:rsidP="000F7853">
      <w:pPr>
        <w:spacing w:line="240" w:lineRule="auto"/>
        <w:ind w:left="720" w:hanging="720"/>
        <w:rPr>
          <w:rFonts w:cstheme="minorHAnsi"/>
        </w:rPr>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786B8966" w14:textId="4FD4C8FF" w:rsidR="0007102E" w:rsidRPr="005810E6" w:rsidRDefault="0007102E" w:rsidP="0007102E">
      <w:pPr>
        <w:spacing w:line="240" w:lineRule="auto"/>
        <w:ind w:left="720" w:hanging="720"/>
      </w:pPr>
      <w:r>
        <w:t xml:space="preserve">Sergeant, C. J. 2018. Future Challenges for Salmon and the Freshwater Ecosystems of Southeast Alaska. </w:t>
      </w:r>
      <w:r>
        <w:rPr>
          <w:i/>
          <w:iCs/>
        </w:rPr>
        <w:t xml:space="preserve">Alaska Park Science </w:t>
      </w:r>
      <w:r>
        <w:t xml:space="preserve">17(1): 41-47. </w:t>
      </w:r>
    </w:p>
    <w:p w14:paraId="57F00B15" w14:textId="68B9BE9E" w:rsidR="000F7853" w:rsidRDefault="000F7853" w:rsidP="000F7853">
      <w:pPr>
        <w:spacing w:line="240" w:lineRule="auto"/>
        <w:ind w:left="720" w:hanging="720"/>
      </w:pPr>
      <w:r>
        <w:t xml:space="preserve">Sergeant, C. J., J. R. Bellmore, R. A. Bellmore, J. A. Falke, F. J. Mueter,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w:t>
      </w:r>
      <w:r w:rsidR="00CF4F29">
        <w:t xml:space="preserve"> </w:t>
      </w:r>
      <w:r>
        <w:t>pp.</w:t>
      </w:r>
      <w:r w:rsidR="00CF4F29">
        <w:t xml:space="preserve"> </w:t>
      </w:r>
      <w:r w:rsidR="00CF4F29" w:rsidRPr="00CF4F29">
        <w:t>doi.org/10.1016/j.scitotenv.2023.165247</w:t>
      </w:r>
    </w:p>
    <w:p w14:paraId="2EE60909" w14:textId="77777777" w:rsidR="000F7853" w:rsidRPr="008776F4" w:rsidRDefault="000F7853" w:rsidP="000F7853">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National Park Service, 170 pp.</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04A20E53" w14:textId="49C267C0" w:rsidR="009C2CB3" w:rsidRDefault="000F7853" w:rsidP="00306AE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w:t>
      </w:r>
      <w:r w:rsidR="00CF3ACC">
        <w:t>e</w:t>
      </w:r>
      <w:r w:rsidRPr="00613DCC">
        <w:t>nt – Pacific Salmon,</w:t>
      </w:r>
      <w:r>
        <w:t xml:space="preserve"> 161-193. Lewis Publishers.</w:t>
      </w:r>
    </w:p>
    <w:sectPr w:rsidR="009C2CB3" w:rsidSect="001E1CBF">
      <w:headerReference w:type="default" r:id="rId2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9" w:author="Gende, Scott M" w:date="2026-07-15T15:25:00Z" w:initials="SG">
    <w:p w14:paraId="26ACBFEE" w14:textId="77777777" w:rsidR="00465C81" w:rsidRDefault="00465C81" w:rsidP="00465C81">
      <w:pPr>
        <w:pStyle w:val="CommentText"/>
      </w:pPr>
      <w:r>
        <w:rPr>
          <w:rStyle w:val="CommentReference"/>
        </w:rPr>
        <w:annotationRef/>
      </w:r>
      <w:r>
        <w:t>If youre going to get this published, you’ll have to update your literature review.  Editors and reviewers don’t like citations that are 10+ years old unless they are foundational in a phenomena or discipline...</w:t>
      </w:r>
    </w:p>
  </w:comment>
  <w:comment w:id="141" w:author="Gende, Scott M" w:date="2026-07-19T12:18:00Z" w:initials="SG">
    <w:p w14:paraId="21E44D9B" w14:textId="77777777" w:rsidR="00B804F4" w:rsidRDefault="00B804F4" w:rsidP="00B804F4">
      <w:pPr>
        <w:pStyle w:val="CommentText"/>
      </w:pPr>
      <w:r>
        <w:rPr>
          <w:rStyle w:val="CommentReference"/>
        </w:rPr>
        <w:annotationRef/>
      </w:r>
      <w:r>
        <w:t xml:space="preserve">I think it would be best to introduce the difficulty n defining when abundance becomes ‘overabundant’ or hyperabundance, given that you jump right into using the term hyperabundance.  Its important because all species vary in abundance and impact ecosystems in some way.  At what point does abundant become ‘overly’ or hyperabundant that the impacts to the ecosystem move from natural to in need of management?  I think there are some better studies out there that can be used as a case study.  For example, I think I’ve seen some literature that helped define white tailed deer abundance at something like 20 deer per square mile as the density at which forest regeneration is ‘negatively’ impacted (and some parks now have 60 or 80 deer per square mile).  I don’t remember when or where I’ve seen it but it would be important to address this such that the reader has a better feel for how we define ‘overabundance’ because often its part and parcel with impacts to the ecosystem (or something else). </w:t>
      </w:r>
    </w:p>
  </w:comment>
  <w:comment w:id="157" w:author="Gende, Scott M" w:date="2026-07-17T10:01:00Z" w:initials="SG">
    <w:p w14:paraId="32411DE1" w14:textId="77777777" w:rsidR="00CF1699" w:rsidRDefault="00CF1699" w:rsidP="00CF1699">
      <w:pPr>
        <w:pStyle w:val="CommentText"/>
      </w:pPr>
      <w:r>
        <w:rPr>
          <w:rStyle w:val="CommentReference"/>
        </w:rPr>
        <w:annotationRef/>
      </w:r>
      <w:r>
        <w:t>Deleting because I havent come across an example of a natural resource that doesn’t vary in space or time</w:t>
      </w:r>
    </w:p>
  </w:comment>
  <w:comment w:id="174" w:author="Gende, Scott M" w:date="2026-07-17T10:29:00Z" w:initials="SG">
    <w:p w14:paraId="14C64312" w14:textId="77777777" w:rsidR="005F339A" w:rsidRDefault="005F339A" w:rsidP="005F339A">
      <w:pPr>
        <w:pStyle w:val="CommentText"/>
      </w:pPr>
      <w:r>
        <w:rPr>
          <w:rStyle w:val="CommentReference"/>
        </w:rPr>
        <w:annotationRef/>
      </w:r>
      <w:r>
        <w:t>Lots of references that are 10+ years old...</w:t>
      </w:r>
    </w:p>
  </w:comment>
  <w:comment w:id="221" w:author="Gende, Scott M" w:date="2026-07-19T12:52:00Z" w:initials="SG">
    <w:p w14:paraId="12242D5D" w14:textId="77777777" w:rsidR="00835E7A" w:rsidRDefault="001F4F8B" w:rsidP="00835E7A">
      <w:pPr>
        <w:pStyle w:val="CommentText"/>
      </w:pPr>
      <w:r>
        <w:rPr>
          <w:rStyle w:val="CommentReference"/>
        </w:rPr>
        <w:annotationRef/>
      </w:r>
      <w:r w:rsidR="00835E7A">
        <w:t xml:space="preserve">Add something about how the data are collected by ADFG.  E.g., “The Alaska Department of Fish and Game is the management entitty tasked with setting harvest levels for the region, including for the seine fishery….describe.  To inform harvest, goals, the department conducts aerial ‘escapement’ surveys in a large number of streams.  While not as precise as counts from towers as is done with sockeye salmon in X, or  operations of a weir, the surveys provide an estiamte of numbers of fish.  Most streams, including the Indian River, are subject to repeated (1 - X) surveys within a summer, and the maximum of those surveys constitute the ‘peak’ escapement estiamtes….etc.   </w:t>
      </w:r>
    </w:p>
  </w:comment>
  <w:comment w:id="268" w:author="Gende, Scott M" w:date="2026-07-17T10:55:00Z" w:initials="SG">
    <w:p w14:paraId="06949EF8" w14:textId="77777777" w:rsidR="00391B52" w:rsidRDefault="00391B52" w:rsidP="00391B52">
      <w:pPr>
        <w:pStyle w:val="CommentText"/>
      </w:pPr>
      <w:r>
        <w:rPr>
          <w:rStyle w:val="CommentReference"/>
        </w:rPr>
        <w:annotationRef/>
      </w:r>
      <w:r>
        <w:t>May want to put this on the figure if it isnt already</w:t>
      </w:r>
    </w:p>
  </w:comment>
  <w:comment w:id="361" w:author="Gende, Scott M" w:date="2026-09-16T17:59:00Z" w:initials="SG">
    <w:p w14:paraId="0ADFEAF8" w14:textId="77777777" w:rsidR="00C10491" w:rsidRDefault="004F5911" w:rsidP="00C10491">
      <w:pPr>
        <w:pStyle w:val="CommentText"/>
      </w:pPr>
      <w:r>
        <w:rPr>
          <w:rStyle w:val="CommentReference"/>
        </w:rPr>
        <w:annotationRef/>
      </w:r>
      <w:r w:rsidR="00C10491">
        <w:t xml:space="preserve">Its unusual to put a result or a graph in your introduction (or even reference a figure in introduction).  I would think this is a result and should be placed there.  </w:t>
      </w:r>
    </w:p>
  </w:comment>
  <w:comment w:id="375" w:author="Gende, Scott M" w:date="2026-07-20T10:52:00Z" w:initials="SG">
    <w:p w14:paraId="1135D489" w14:textId="12418D67" w:rsidR="00835E7A" w:rsidRDefault="00835E7A" w:rsidP="00835E7A">
      <w:pPr>
        <w:pStyle w:val="CommentText"/>
      </w:pPr>
      <w:r>
        <w:rPr>
          <w:rStyle w:val="CommentReference"/>
        </w:rPr>
        <w:annotationRef/>
      </w:r>
      <w:r>
        <w:t>Format this for a journal, not as a chapter or a proposal</w:t>
      </w:r>
    </w:p>
  </w:comment>
  <w:comment w:id="385" w:author="Gende, Scott M" w:date="2026-07-20T15:05:00Z" w:initials="SG">
    <w:p w14:paraId="41F89026" w14:textId="77777777" w:rsidR="0027396A" w:rsidRDefault="0027396A" w:rsidP="0027396A">
      <w:pPr>
        <w:pStyle w:val="CommentText"/>
      </w:pPr>
      <w:r>
        <w:rPr>
          <w:rStyle w:val="CommentReference"/>
        </w:rPr>
        <w:annotationRef/>
      </w:r>
      <w:r>
        <w:t>Move the methods to the methods section</w:t>
      </w:r>
    </w:p>
  </w:comment>
  <w:comment w:id="394" w:author="Gende, Scott M" w:date="2026-09-30T11:37:00Z" w:initials="SG">
    <w:p w14:paraId="26B16196" w14:textId="77777777" w:rsidR="00845BBF" w:rsidRDefault="00845BBF" w:rsidP="00845BBF">
      <w:pPr>
        <w:pStyle w:val="CommentText"/>
      </w:pPr>
      <w:r>
        <w:rPr>
          <w:rStyle w:val="CommentReference"/>
        </w:rPr>
        <w:annotationRef/>
      </w:r>
      <w:r>
        <w:t>Is this relevant?</w:t>
      </w:r>
    </w:p>
  </w:comment>
  <w:comment w:id="397" w:author="Gende, Scott M" w:date="2026-09-30T11:40:00Z" w:initials="SG">
    <w:p w14:paraId="1533C622" w14:textId="77777777" w:rsidR="00993DA5" w:rsidRDefault="00993DA5" w:rsidP="00993DA5">
      <w:pPr>
        <w:pStyle w:val="CommentText"/>
      </w:pPr>
      <w:r>
        <w:rPr>
          <w:rStyle w:val="CommentReference"/>
        </w:rPr>
        <w:annotationRef/>
      </w:r>
      <w:r>
        <w:t>This is the case for all salmon.  I would move this section to below as you introduce the model and describe how you integrate as a covariate...</w:t>
      </w:r>
    </w:p>
  </w:comment>
  <w:comment w:id="418" w:author="Gende, Scott M" w:date="2026-10-09T12:37:00Z" w:initials="SG">
    <w:p w14:paraId="1582606C" w14:textId="77777777" w:rsidR="00092DC6" w:rsidRDefault="00092DC6" w:rsidP="00092DC6">
      <w:pPr>
        <w:pStyle w:val="CommentText"/>
      </w:pPr>
      <w:r>
        <w:rPr>
          <w:rStyle w:val="CommentReference"/>
        </w:rPr>
        <w:annotationRef/>
      </w:r>
      <w:r>
        <w:t>From this graph, it looks as if (1) over the past 6 decades the overall abundance of both even and odd pinks have increased substantially across the region.  (2) that Indian River pinks were lower (particularly for odd years) than region until ‘catching up’ in late 1990s.  If barrier removal influenced this you would expect to see signal in both even and odd but seems only in odd, unless there is a barrier x density influence such that in odd years they stacked up below barrier (capacity) and thus in odd years when barrier was removed they spread out whereas lower densities in even year remained below barrier area regardless of removal.  (3) Indian River is almost exactly on par with region wide increases.  If so, are we making the case of no hatchery influence?</w:t>
      </w:r>
    </w:p>
  </w:comment>
  <w:comment w:id="419" w:author="Gende, Scott M" w:date="2026-09-30T16:13:00Z" w:initials="SG">
    <w:p w14:paraId="4CACCC11" w14:textId="77777777" w:rsidR="0073329D" w:rsidRDefault="0073329D" w:rsidP="0073329D">
      <w:pPr>
        <w:pStyle w:val="CommentText"/>
      </w:pPr>
      <w:r>
        <w:rPr>
          <w:rStyle w:val="CommentReference"/>
        </w:rPr>
        <w:annotationRef/>
      </w:r>
      <w:r>
        <w:t>I didn’t see in the methods how you derived stream length.  Stream length can include potentially 1</w:t>
      </w:r>
      <w:r>
        <w:rPr>
          <w:vertAlign w:val="superscript"/>
        </w:rPr>
        <w:t>st</w:t>
      </w:r>
      <w:r>
        <w:t xml:space="preserve"> and 2</w:t>
      </w:r>
      <w:r>
        <w:rPr>
          <w:vertAlign w:val="superscript"/>
        </w:rPr>
        <w:t>nd</w:t>
      </w:r>
      <w:r>
        <w:t xml:space="preserve"> order reaches which are not likely to support spawning salmon...</w:t>
      </w:r>
    </w:p>
  </w:comment>
  <w:comment w:id="420" w:author="Gende, Scott M" w:date="2026-09-30T16:47:00Z" w:initials="SG">
    <w:p w14:paraId="70A2F882" w14:textId="77777777" w:rsidR="00DD5732" w:rsidRDefault="00DD5732" w:rsidP="00DD5732">
      <w:pPr>
        <w:pStyle w:val="CommentText"/>
      </w:pPr>
      <w:r>
        <w:rPr>
          <w:rStyle w:val="CommentReference"/>
        </w:rPr>
        <w:annotationRef/>
      </w:r>
      <w:r>
        <w:t>Was there an inflection point?  The Indian River watershed was ‘opened’ several decades ago when they removed a barrier above the park boundary.  Not sure when but this may contribute to the low relative abundance….</w:t>
      </w:r>
    </w:p>
  </w:comment>
  <w:comment w:id="421" w:author="Gende, Scott M" w:date="2026-09-30T16:49:00Z" w:initials="SG">
    <w:p w14:paraId="54E9DFA4" w14:textId="77777777" w:rsidR="00DD5732" w:rsidRDefault="00DD5732" w:rsidP="00DD5732">
      <w:pPr>
        <w:pStyle w:val="CommentText"/>
      </w:pPr>
      <w:r>
        <w:rPr>
          <w:rStyle w:val="CommentReference"/>
        </w:rPr>
        <w:annotationRef/>
      </w:r>
      <w:r>
        <w:t>Funky wording...</w:t>
      </w:r>
    </w:p>
  </w:comment>
  <w:comment w:id="422" w:author="Gende, Scott M" w:date="2026-09-30T16:50:00Z" w:initials="SG">
    <w:p w14:paraId="428C28C6" w14:textId="77777777" w:rsidR="00DD5732" w:rsidRDefault="00DD5732" w:rsidP="00DD5732">
      <w:pPr>
        <w:pStyle w:val="CommentText"/>
      </w:pPr>
      <w:r>
        <w:rPr>
          <w:rStyle w:val="CommentReference"/>
        </w:rPr>
        <w:annotationRef/>
      </w:r>
      <w:r>
        <w:t>Reword?</w:t>
      </w:r>
    </w:p>
  </w:comment>
  <w:comment w:id="426" w:author="Gende, Scott M" w:date="2026-09-30T16:53:00Z" w:initials="SG">
    <w:p w14:paraId="5519992D" w14:textId="77777777" w:rsidR="00DD5732" w:rsidRDefault="00DD5732" w:rsidP="00DD5732">
      <w:pPr>
        <w:pStyle w:val="CommentText"/>
      </w:pPr>
      <w:r>
        <w:rPr>
          <w:rStyle w:val="CommentReference"/>
        </w:rPr>
        <w:annotationRef/>
      </w:r>
      <w:r>
        <w:t>Bypassing comments on formatting for now but above table description is not italic...</w:t>
      </w:r>
    </w:p>
  </w:comment>
  <w:comment w:id="434" w:author="Gende, Scott M" w:date="2026-10-09T12:39:00Z" w:initials="SG">
    <w:p w14:paraId="014DBD66" w14:textId="77777777" w:rsidR="0072418B" w:rsidRDefault="0072418B" w:rsidP="0072418B">
      <w:pPr>
        <w:pStyle w:val="CommentText"/>
      </w:pPr>
      <w:r>
        <w:rPr>
          <w:rStyle w:val="CommentReference"/>
        </w:rPr>
        <w:annotationRef/>
      </w:r>
      <w:r>
        <w:t>What do these point estimates, estimate?  What is the interpretation of these?</w:t>
      </w:r>
    </w:p>
  </w:comment>
  <w:comment w:id="435" w:author="Gende, Scott M" w:date="2026-10-09T12:40:00Z" w:initials="SG">
    <w:p w14:paraId="12209006" w14:textId="77777777" w:rsidR="0072418B" w:rsidRDefault="0072418B" w:rsidP="0072418B">
      <w:pPr>
        <w:pStyle w:val="CommentText"/>
      </w:pPr>
      <w:r>
        <w:rPr>
          <w:rStyle w:val="CommentReference"/>
        </w:rPr>
        <w:annotationRef/>
      </w:r>
      <w:r>
        <w:t>I like the way you put this</w:t>
      </w:r>
    </w:p>
  </w:comment>
  <w:comment w:id="438" w:author="Gende, Scott M" w:date="2026-10-09T12:43:00Z" w:initials="SG">
    <w:p w14:paraId="0F3AC90F" w14:textId="77777777" w:rsidR="0072418B" w:rsidRDefault="0072418B" w:rsidP="0072418B">
      <w:pPr>
        <w:pStyle w:val="CommentText"/>
      </w:pPr>
      <w:r>
        <w:rPr>
          <w:rStyle w:val="CommentReference"/>
        </w:rPr>
        <w:annotationRef/>
      </w:r>
      <w:r>
        <w:t>So this graph show that hatchery releases has no bearing on Indian River abundance 2 years later.  Yes?  But Indian River DOES influence returns to hatchery and Indian River 2 years later…?</w:t>
      </w:r>
    </w:p>
  </w:comment>
  <w:comment w:id="444" w:author="Gende, Scott M" w:date="2026-09-30T17:21:00Z" w:initials="SG">
    <w:p w14:paraId="1DC1413B" w14:textId="77777777" w:rsidR="007F5CF5" w:rsidRDefault="00185BE2" w:rsidP="007F5CF5">
      <w:pPr>
        <w:pStyle w:val="CommentText"/>
      </w:pPr>
      <w:r>
        <w:rPr>
          <w:rStyle w:val="CommentReference"/>
        </w:rPr>
        <w:annotationRef/>
      </w:r>
      <w:r w:rsidR="007F5CF5">
        <w:t xml:space="preserve">I don’t think this is the blanket case.  May need to re-word.  Also, this would read better if you re-contextualize the larger issue here to remind reader why the SITK case contributes to the larger issue of managing areas to be ‘natural’ when populations of native species start to become unnaturally high. Then segue into the main discussion points given your results.  </w:t>
      </w:r>
    </w:p>
  </w:comment>
  <w:comment w:id="457" w:author="Gende, Scott M" w:date="2026-10-13T11:47:00Z" w:initials="SG">
    <w:p w14:paraId="361B3890" w14:textId="77777777" w:rsidR="00935BBA" w:rsidRDefault="00935BBA" w:rsidP="00935BBA">
      <w:pPr>
        <w:pStyle w:val="CommentText"/>
      </w:pPr>
      <w:r>
        <w:rPr>
          <w:rStyle w:val="CommentReference"/>
        </w:rPr>
        <w:annotationRef/>
      </w:r>
      <w:r>
        <w:t xml:space="preserve">Its hard to follow the discussion to clarify your story.  I would start with lead off sentence and then discuss implications.  For example:  This Paragraph:  Densities increased in recent decades in both IR and across region.  Why.  Second Paragraph:  Our models indicated that the impacts of the hatchery on IR salmon abundance was stronger following the increase in 2010 (but again, check to make sure that’s not when the barrier upstream was cleared allowing for expansion of fish…).  18% of models.  Fully 50%...etc. </w:t>
      </w:r>
    </w:p>
  </w:comment>
  <w:comment w:id="460" w:author="Gende, Scott M" w:date="2026-09-30T17:23:00Z" w:initials="SG">
    <w:p w14:paraId="200424D2" w14:textId="3692A6D2" w:rsidR="00185BE2" w:rsidRDefault="00185BE2" w:rsidP="00185BE2">
      <w:pPr>
        <w:pStyle w:val="CommentText"/>
      </w:pPr>
      <w:r>
        <w:rPr>
          <w:rStyle w:val="CommentReference"/>
        </w:rPr>
        <w:annotationRef/>
      </w:r>
      <w:r>
        <w:t>You’ve stated most of this already in the results.  Trying to reduce redundancy</w:t>
      </w:r>
    </w:p>
  </w:comment>
  <w:comment w:id="463" w:author="Gende, Scott M" w:date="2026-10-09T12:46:00Z" w:initials="SG">
    <w:p w14:paraId="08F6E852" w14:textId="77777777" w:rsidR="0072418B" w:rsidRDefault="0072418B" w:rsidP="0072418B">
      <w:pPr>
        <w:pStyle w:val="CommentText"/>
      </w:pPr>
      <w:r>
        <w:rPr>
          <w:rStyle w:val="CommentReference"/>
        </w:rPr>
        <w:annotationRef/>
      </w:r>
      <w:r>
        <w:t xml:space="preserve">I always struggle with these types of statements.  If we are using statistics to make inferences and we find non significant, is it then ok to discount and say perhaps the impact is real?  </w:t>
      </w:r>
    </w:p>
  </w:comment>
  <w:comment w:id="464" w:author="Gende, Scott M" w:date="2026-10-09T12:49:00Z" w:initials="SG">
    <w:p w14:paraId="114BD6FF" w14:textId="77777777" w:rsidR="0072418B" w:rsidRDefault="0072418B" w:rsidP="0072418B">
      <w:pPr>
        <w:pStyle w:val="CommentText"/>
      </w:pPr>
      <w:r>
        <w:rPr>
          <w:rStyle w:val="CommentReference"/>
        </w:rPr>
        <w:annotationRef/>
      </w:r>
      <w:r>
        <w:t>Wondering if we, sooner than later, address the impact of the ‘cost recovery’ seining out front of the hatchery.  In your discussions with ADFG do you feel those large takes disproportionately take fish that would ultimate end up in hatchery (regardless of origin) or IR or equal?</w:t>
      </w:r>
    </w:p>
  </w:comment>
  <w:comment w:id="465" w:author="Gende, Scott M" w:date="2026-10-13T11:47:00Z" w:initials="SG">
    <w:p w14:paraId="6DC99880" w14:textId="77777777" w:rsidR="00935BBA" w:rsidRDefault="00935BBA" w:rsidP="00935BBA">
      <w:pPr>
        <w:pStyle w:val="CommentText"/>
      </w:pPr>
      <w:r>
        <w:rPr>
          <w:rStyle w:val="CommentReference"/>
        </w:rPr>
        <w:annotationRef/>
      </w:r>
      <w:r>
        <w:t xml:space="preserve">This now circles back to the ‘IR trends reflects regional trends’ from above.  Merge these.  </w:t>
      </w:r>
    </w:p>
  </w:comment>
  <w:comment w:id="466" w:author="Gende, Scott M" w:date="2026-10-09T12:49:00Z" w:initials="SG">
    <w:p w14:paraId="54E2113A" w14:textId="77777777" w:rsidR="00017F61" w:rsidRDefault="00017F61" w:rsidP="00017F61">
      <w:pPr>
        <w:pStyle w:val="CommentText"/>
      </w:pPr>
      <w:r>
        <w:rPr>
          <w:rStyle w:val="CommentReference"/>
        </w:rPr>
        <w:annotationRef/>
      </w:r>
      <w:r>
        <w:t>?   Models?  Results?</w:t>
      </w:r>
    </w:p>
  </w:comment>
  <w:comment w:id="468" w:author="Gende, Scott M" w:date="2026-10-09T12:51:00Z" w:initials="SG">
    <w:p w14:paraId="2B8529D1" w14:textId="77777777" w:rsidR="00017F61" w:rsidRDefault="00017F61" w:rsidP="00017F61">
      <w:pPr>
        <w:pStyle w:val="CommentText"/>
      </w:pPr>
      <w:r>
        <w:rPr>
          <w:rStyle w:val="CommentReference"/>
        </w:rPr>
        <w:annotationRef/>
      </w:r>
      <w:r>
        <w:t>Again, seems like if we use stats we should make inferences based on those stats….if not significant than no effect of hatchery release...</w:t>
      </w:r>
    </w:p>
  </w:comment>
  <w:comment w:id="469" w:author="Gende, Scott M" w:date="2026-10-13T11:49:00Z" w:initials="SG">
    <w:p w14:paraId="65E202EE" w14:textId="77777777" w:rsidR="00935BBA" w:rsidRDefault="00935BBA" w:rsidP="00935BBA">
      <w:pPr>
        <w:pStyle w:val="CommentText"/>
      </w:pPr>
      <w:r>
        <w:rPr>
          <w:rStyle w:val="CommentReference"/>
        </w:rPr>
        <w:annotationRef/>
      </w:r>
      <w:r>
        <w:t>Again, confirm that the available habitat was the same throughout the time series although (again) if available habitat is the driver then you’d expect to see similar responses in even and odd years...</w:t>
      </w:r>
    </w:p>
  </w:comment>
  <w:comment w:id="471" w:author="Gende, Scott M" w:date="2026-10-13T11:50:00Z" w:initials="SG">
    <w:p w14:paraId="33F7D4DC" w14:textId="77777777" w:rsidR="00935BBA" w:rsidRDefault="00935BBA" w:rsidP="00935BBA">
      <w:pPr>
        <w:pStyle w:val="CommentText"/>
      </w:pPr>
      <w:r>
        <w:rPr>
          <w:rStyle w:val="CommentReference"/>
        </w:rPr>
        <w:annotationRef/>
      </w:r>
      <w:r>
        <w:t>Avoid repeating...</w:t>
      </w:r>
    </w:p>
  </w:comment>
  <w:comment w:id="473" w:author="Gende, Scott M" w:date="2026-10-13T11:52:00Z" w:initials="SG">
    <w:p w14:paraId="31BCD4E0" w14:textId="77777777" w:rsidR="00935BBA" w:rsidRDefault="00935BBA" w:rsidP="00935BBA">
      <w:pPr>
        <w:pStyle w:val="CommentText"/>
      </w:pPr>
      <w:r>
        <w:rPr>
          <w:rStyle w:val="CommentReference"/>
        </w:rPr>
        <w:annotationRef/>
      </w:r>
      <w:r>
        <w:t>Anything new here?  If not, avoid replication</w:t>
      </w:r>
    </w:p>
  </w:comment>
  <w:comment w:id="494" w:author="Gende, Scott M" w:date="2026-10-13T11:57:00Z" w:initials="SG">
    <w:p w14:paraId="29F16EF0" w14:textId="77777777" w:rsidR="00AD7884" w:rsidRDefault="00AD7884" w:rsidP="00AD7884">
      <w:pPr>
        <w:pStyle w:val="CommentText"/>
      </w:pPr>
      <w:r>
        <w:rPr>
          <w:rStyle w:val="CommentReference"/>
        </w:rPr>
        <w:annotationRef/>
      </w:r>
      <w:r>
        <w:t>If possible, I would focus on a national park example perhaps circling back to white tailed deer example...</w:t>
      </w:r>
    </w:p>
  </w:comment>
  <w:comment w:id="495" w:author="Gende, Scott M" w:date="2026-10-13T12:01:00Z" w:initials="SG">
    <w:p w14:paraId="23187864" w14:textId="77777777" w:rsidR="00AD7884" w:rsidRDefault="00AD7884" w:rsidP="00AD7884">
      <w:pPr>
        <w:pStyle w:val="CommentText"/>
      </w:pPr>
      <w:r>
        <w:rPr>
          <w:rStyle w:val="CommentReference"/>
        </w:rPr>
        <w:annotationRef/>
      </w:r>
      <w:r>
        <w:t>I would close by evaluating what a possible management target would be for odd year pink salmon.  Based on last decade or two, would it be reduction of 5%?  20%?  So as to match regional trends?  I wouldn’t get into how to do so, only that best (scientific ) information suggests a net influences of hatchery of XX% in odd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ACBFEE" w15:done="0"/>
  <w15:commentEx w15:paraId="21E44D9B" w15:done="0"/>
  <w15:commentEx w15:paraId="32411DE1" w15:done="0"/>
  <w15:commentEx w15:paraId="14C64312" w15:done="0"/>
  <w15:commentEx w15:paraId="12242D5D" w15:done="0"/>
  <w15:commentEx w15:paraId="06949EF8" w15:done="0"/>
  <w15:commentEx w15:paraId="0ADFEAF8" w15:done="0"/>
  <w15:commentEx w15:paraId="1135D489" w15:done="0"/>
  <w15:commentEx w15:paraId="41F89026" w15:done="0"/>
  <w15:commentEx w15:paraId="26B16196" w15:done="0"/>
  <w15:commentEx w15:paraId="1533C622" w15:done="0"/>
  <w15:commentEx w15:paraId="1582606C" w15:done="0"/>
  <w15:commentEx w15:paraId="4CACCC11" w15:done="0"/>
  <w15:commentEx w15:paraId="70A2F882" w15:done="0"/>
  <w15:commentEx w15:paraId="54E9DFA4" w15:done="0"/>
  <w15:commentEx w15:paraId="428C28C6" w15:done="0"/>
  <w15:commentEx w15:paraId="5519992D" w15:done="0"/>
  <w15:commentEx w15:paraId="014DBD66" w15:done="0"/>
  <w15:commentEx w15:paraId="12209006" w15:done="0"/>
  <w15:commentEx w15:paraId="0F3AC90F" w15:done="0"/>
  <w15:commentEx w15:paraId="1DC1413B" w15:done="0"/>
  <w15:commentEx w15:paraId="361B3890" w15:done="0"/>
  <w15:commentEx w15:paraId="200424D2" w15:done="0"/>
  <w15:commentEx w15:paraId="08F6E852" w15:done="0"/>
  <w15:commentEx w15:paraId="114BD6FF" w15:done="0"/>
  <w15:commentEx w15:paraId="6DC99880" w15:done="0"/>
  <w15:commentEx w15:paraId="54E2113A" w15:done="0"/>
  <w15:commentEx w15:paraId="2B8529D1" w15:done="0"/>
  <w15:commentEx w15:paraId="65E202EE" w15:done="0"/>
  <w15:commentEx w15:paraId="33F7D4DC" w15:done="0"/>
  <w15:commentEx w15:paraId="31BCD4E0" w15:done="0"/>
  <w15:commentEx w15:paraId="29F16EF0" w15:done="0"/>
  <w15:commentEx w15:paraId="231878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B73A9" w16cex:dateUtc="2026-07-15T23:25:00Z"/>
  <w16cex:commentExtensible w16cex:durableId="2530BB4D" w16cex:dateUtc="2026-07-19T20:18:00Z"/>
  <w16cex:commentExtensible w16cex:durableId="6FE52047" w16cex:dateUtc="2026-07-17T18:01:00Z"/>
  <w16cex:commentExtensible w16cex:durableId="1B91C94B" w16cex:dateUtc="2026-07-17T18:29:00Z"/>
  <w16cex:commentExtensible w16cex:durableId="6C161299" w16cex:dateUtc="2026-07-19T20:52:00Z"/>
  <w16cex:commentExtensible w16cex:durableId="169EAA10" w16cex:dateUtc="2026-07-17T18:55:00Z"/>
  <w16cex:commentExtensible w16cex:durableId="70C17419" w16cex:dateUtc="2026-09-17T01:59:00Z"/>
  <w16cex:commentExtensible w16cex:durableId="78F394AF" w16cex:dateUtc="2026-07-20T18:52:00Z"/>
  <w16cex:commentExtensible w16cex:durableId="12F2CAED" w16cex:dateUtc="2026-07-20T23:05:00Z"/>
  <w16cex:commentExtensible w16cex:durableId="06A40C3F" w16cex:dateUtc="2026-09-30T19:37:00Z"/>
  <w16cex:commentExtensible w16cex:durableId="2586230F" w16cex:dateUtc="2026-09-30T19:40:00Z"/>
  <w16cex:commentExtensible w16cex:durableId="0DD749EA" w16cex:dateUtc="2026-10-09T20:37:00Z"/>
  <w16cex:commentExtensible w16cex:durableId="664F5C5C" w16cex:dateUtc="2026-10-01T00:13:00Z"/>
  <w16cex:commentExtensible w16cex:durableId="40E7E341" w16cex:dateUtc="2026-10-01T00:47:00Z"/>
  <w16cex:commentExtensible w16cex:durableId="6C5B834D" w16cex:dateUtc="2026-10-01T00:49:00Z"/>
  <w16cex:commentExtensible w16cex:durableId="57127CFB" w16cex:dateUtc="2026-10-01T00:50:00Z"/>
  <w16cex:commentExtensible w16cex:durableId="2C5947D9" w16cex:dateUtc="2026-10-01T00:53:00Z"/>
  <w16cex:commentExtensible w16cex:durableId="7C7DC353" w16cex:dateUtc="2026-10-09T20:39:00Z"/>
  <w16cex:commentExtensible w16cex:durableId="7BF870BA" w16cex:dateUtc="2026-10-09T20:40:00Z"/>
  <w16cex:commentExtensible w16cex:durableId="65565E51" w16cex:dateUtc="2026-10-09T20:43:00Z"/>
  <w16cex:commentExtensible w16cex:durableId="70A60F59" w16cex:dateUtc="2026-10-01T01:21:00Z"/>
  <w16cex:commentExtensible w16cex:durableId="63D6DA60" w16cex:dateUtc="2026-10-13T19:47:00Z"/>
  <w16cex:commentExtensible w16cex:durableId="4DB5228C" w16cex:dateUtc="2026-10-01T01:23:00Z"/>
  <w16cex:commentExtensible w16cex:durableId="0E90F9E6" w16cex:dateUtc="2026-10-09T20:46:00Z"/>
  <w16cex:commentExtensible w16cex:durableId="64443A6A" w16cex:dateUtc="2026-10-09T20:49:00Z"/>
  <w16cex:commentExtensible w16cex:durableId="57CEC379" w16cex:dateUtc="2026-10-13T19:47:00Z"/>
  <w16cex:commentExtensible w16cex:durableId="302BB285" w16cex:dateUtc="2026-10-09T20:49:00Z"/>
  <w16cex:commentExtensible w16cex:durableId="3BBED4FC" w16cex:dateUtc="2026-10-09T20:51:00Z"/>
  <w16cex:commentExtensible w16cex:durableId="2620ADC6" w16cex:dateUtc="2026-10-13T19:49:00Z"/>
  <w16cex:commentExtensible w16cex:durableId="0B0B4175" w16cex:dateUtc="2026-10-13T19:50:00Z"/>
  <w16cex:commentExtensible w16cex:durableId="659224A5" w16cex:dateUtc="2026-10-13T19:52:00Z"/>
  <w16cex:commentExtensible w16cex:durableId="04D491B4" w16cex:dateUtc="2026-10-13T19:57:00Z"/>
  <w16cex:commentExtensible w16cex:durableId="274BA484" w16cex:dateUtc="2026-10-13T2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ACBFEE" w16cid:durableId="28AB73A9"/>
  <w16cid:commentId w16cid:paraId="21E44D9B" w16cid:durableId="2530BB4D"/>
  <w16cid:commentId w16cid:paraId="32411DE1" w16cid:durableId="6FE52047"/>
  <w16cid:commentId w16cid:paraId="14C64312" w16cid:durableId="1B91C94B"/>
  <w16cid:commentId w16cid:paraId="12242D5D" w16cid:durableId="6C161299"/>
  <w16cid:commentId w16cid:paraId="06949EF8" w16cid:durableId="169EAA10"/>
  <w16cid:commentId w16cid:paraId="0ADFEAF8" w16cid:durableId="70C17419"/>
  <w16cid:commentId w16cid:paraId="1135D489" w16cid:durableId="78F394AF"/>
  <w16cid:commentId w16cid:paraId="41F89026" w16cid:durableId="12F2CAED"/>
  <w16cid:commentId w16cid:paraId="26B16196" w16cid:durableId="06A40C3F"/>
  <w16cid:commentId w16cid:paraId="1533C622" w16cid:durableId="2586230F"/>
  <w16cid:commentId w16cid:paraId="1582606C" w16cid:durableId="0DD749EA"/>
  <w16cid:commentId w16cid:paraId="4CACCC11" w16cid:durableId="664F5C5C"/>
  <w16cid:commentId w16cid:paraId="70A2F882" w16cid:durableId="40E7E341"/>
  <w16cid:commentId w16cid:paraId="54E9DFA4" w16cid:durableId="6C5B834D"/>
  <w16cid:commentId w16cid:paraId="428C28C6" w16cid:durableId="57127CFB"/>
  <w16cid:commentId w16cid:paraId="5519992D" w16cid:durableId="2C5947D9"/>
  <w16cid:commentId w16cid:paraId="014DBD66" w16cid:durableId="7C7DC353"/>
  <w16cid:commentId w16cid:paraId="12209006" w16cid:durableId="7BF870BA"/>
  <w16cid:commentId w16cid:paraId="0F3AC90F" w16cid:durableId="65565E51"/>
  <w16cid:commentId w16cid:paraId="1DC1413B" w16cid:durableId="70A60F59"/>
  <w16cid:commentId w16cid:paraId="361B3890" w16cid:durableId="63D6DA60"/>
  <w16cid:commentId w16cid:paraId="200424D2" w16cid:durableId="4DB5228C"/>
  <w16cid:commentId w16cid:paraId="08F6E852" w16cid:durableId="0E90F9E6"/>
  <w16cid:commentId w16cid:paraId="114BD6FF" w16cid:durableId="64443A6A"/>
  <w16cid:commentId w16cid:paraId="6DC99880" w16cid:durableId="57CEC379"/>
  <w16cid:commentId w16cid:paraId="54E2113A" w16cid:durableId="302BB285"/>
  <w16cid:commentId w16cid:paraId="2B8529D1" w16cid:durableId="3BBED4FC"/>
  <w16cid:commentId w16cid:paraId="65E202EE" w16cid:durableId="2620ADC6"/>
  <w16cid:commentId w16cid:paraId="33F7D4DC" w16cid:durableId="0B0B4175"/>
  <w16cid:commentId w16cid:paraId="31BCD4E0" w16cid:durableId="659224A5"/>
  <w16cid:commentId w16cid:paraId="29F16EF0" w16cid:durableId="04D491B4"/>
  <w16cid:commentId w16cid:paraId="23187864" w16cid:durableId="274BA4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BE593" w14:textId="77777777" w:rsidR="003161E0" w:rsidRDefault="003161E0" w:rsidP="00256380">
      <w:pPr>
        <w:spacing w:after="0" w:line="240" w:lineRule="auto"/>
      </w:pPr>
      <w:r>
        <w:separator/>
      </w:r>
    </w:p>
  </w:endnote>
  <w:endnote w:type="continuationSeparator" w:id="0">
    <w:p w14:paraId="78521E7D" w14:textId="77777777" w:rsidR="003161E0" w:rsidRDefault="003161E0" w:rsidP="00256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F0E5" w14:textId="77777777" w:rsidR="003161E0" w:rsidRDefault="003161E0" w:rsidP="00256380">
      <w:pPr>
        <w:spacing w:after="0" w:line="240" w:lineRule="auto"/>
      </w:pPr>
      <w:r>
        <w:separator/>
      </w:r>
    </w:p>
  </w:footnote>
  <w:footnote w:type="continuationSeparator" w:id="0">
    <w:p w14:paraId="68153BFB" w14:textId="77777777" w:rsidR="003161E0" w:rsidRDefault="003161E0" w:rsidP="00256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47F9" w14:textId="77777777" w:rsidR="00256380" w:rsidRDefault="0025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nde, Scott M">
    <w15:presenceInfo w15:providerId="AD" w15:userId="S::SGende@nps.gov::582c7f62-e406-45e2-b0a5-da9f2c36b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01036"/>
    <w:rsid w:val="00017F61"/>
    <w:rsid w:val="00025AAD"/>
    <w:rsid w:val="000268D9"/>
    <w:rsid w:val="00035383"/>
    <w:rsid w:val="00037BBF"/>
    <w:rsid w:val="00044435"/>
    <w:rsid w:val="00046B97"/>
    <w:rsid w:val="000478F6"/>
    <w:rsid w:val="00047C52"/>
    <w:rsid w:val="000500DD"/>
    <w:rsid w:val="00054BC7"/>
    <w:rsid w:val="000575C0"/>
    <w:rsid w:val="00060EB8"/>
    <w:rsid w:val="0006107E"/>
    <w:rsid w:val="00062BCE"/>
    <w:rsid w:val="00063750"/>
    <w:rsid w:val="000672D9"/>
    <w:rsid w:val="00070D06"/>
    <w:rsid w:val="0007102E"/>
    <w:rsid w:val="00074F30"/>
    <w:rsid w:val="00077AC5"/>
    <w:rsid w:val="000800D2"/>
    <w:rsid w:val="00083659"/>
    <w:rsid w:val="00084844"/>
    <w:rsid w:val="00086DA1"/>
    <w:rsid w:val="00090DA1"/>
    <w:rsid w:val="00092DC6"/>
    <w:rsid w:val="00096995"/>
    <w:rsid w:val="00097C72"/>
    <w:rsid w:val="000A0753"/>
    <w:rsid w:val="000A36D5"/>
    <w:rsid w:val="000B2062"/>
    <w:rsid w:val="000B47AA"/>
    <w:rsid w:val="000C6459"/>
    <w:rsid w:val="000D21FB"/>
    <w:rsid w:val="000D3ED8"/>
    <w:rsid w:val="000D67EE"/>
    <w:rsid w:val="000E50F3"/>
    <w:rsid w:val="000E5A64"/>
    <w:rsid w:val="000F0E42"/>
    <w:rsid w:val="000F721D"/>
    <w:rsid w:val="000F7853"/>
    <w:rsid w:val="00105DEF"/>
    <w:rsid w:val="00106EE6"/>
    <w:rsid w:val="001111B6"/>
    <w:rsid w:val="00112BBF"/>
    <w:rsid w:val="00114A77"/>
    <w:rsid w:val="00115D83"/>
    <w:rsid w:val="00121CF4"/>
    <w:rsid w:val="001262D0"/>
    <w:rsid w:val="001370D1"/>
    <w:rsid w:val="0014325F"/>
    <w:rsid w:val="00143CB9"/>
    <w:rsid w:val="00143DF2"/>
    <w:rsid w:val="001509D8"/>
    <w:rsid w:val="00160615"/>
    <w:rsid w:val="00161C09"/>
    <w:rsid w:val="0016712A"/>
    <w:rsid w:val="001729FD"/>
    <w:rsid w:val="00185BE2"/>
    <w:rsid w:val="00186361"/>
    <w:rsid w:val="001873F6"/>
    <w:rsid w:val="0019013C"/>
    <w:rsid w:val="00197700"/>
    <w:rsid w:val="00197BE2"/>
    <w:rsid w:val="001A1F96"/>
    <w:rsid w:val="001A405D"/>
    <w:rsid w:val="001A6AA2"/>
    <w:rsid w:val="001B7645"/>
    <w:rsid w:val="001C1065"/>
    <w:rsid w:val="001C7DF8"/>
    <w:rsid w:val="001D457C"/>
    <w:rsid w:val="001D51EA"/>
    <w:rsid w:val="001D5683"/>
    <w:rsid w:val="001D716E"/>
    <w:rsid w:val="001E1035"/>
    <w:rsid w:val="001E1CBF"/>
    <w:rsid w:val="001E29F4"/>
    <w:rsid w:val="001E64A8"/>
    <w:rsid w:val="001F2735"/>
    <w:rsid w:val="001F486D"/>
    <w:rsid w:val="001F4F8B"/>
    <w:rsid w:val="001F641F"/>
    <w:rsid w:val="001F6780"/>
    <w:rsid w:val="001F720C"/>
    <w:rsid w:val="001F775B"/>
    <w:rsid w:val="001F7F26"/>
    <w:rsid w:val="00205B63"/>
    <w:rsid w:val="00207069"/>
    <w:rsid w:val="00207CF5"/>
    <w:rsid w:val="0021472B"/>
    <w:rsid w:val="0021501F"/>
    <w:rsid w:val="00216517"/>
    <w:rsid w:val="00220A37"/>
    <w:rsid w:val="00223722"/>
    <w:rsid w:val="00226B01"/>
    <w:rsid w:val="002321EC"/>
    <w:rsid w:val="002321EF"/>
    <w:rsid w:val="00232303"/>
    <w:rsid w:val="00232D52"/>
    <w:rsid w:val="00235FC3"/>
    <w:rsid w:val="00243B4F"/>
    <w:rsid w:val="002458C8"/>
    <w:rsid w:val="00245B38"/>
    <w:rsid w:val="00246989"/>
    <w:rsid w:val="00252296"/>
    <w:rsid w:val="00255470"/>
    <w:rsid w:val="00255C46"/>
    <w:rsid w:val="00256380"/>
    <w:rsid w:val="00257ABB"/>
    <w:rsid w:val="002657D1"/>
    <w:rsid w:val="00267F5F"/>
    <w:rsid w:val="00270CF9"/>
    <w:rsid w:val="00271A99"/>
    <w:rsid w:val="0027396A"/>
    <w:rsid w:val="00281853"/>
    <w:rsid w:val="00282BCA"/>
    <w:rsid w:val="00283E26"/>
    <w:rsid w:val="002856FE"/>
    <w:rsid w:val="0029325E"/>
    <w:rsid w:val="002941A2"/>
    <w:rsid w:val="002A141F"/>
    <w:rsid w:val="002A355E"/>
    <w:rsid w:val="002A4213"/>
    <w:rsid w:val="002A42C7"/>
    <w:rsid w:val="002B1614"/>
    <w:rsid w:val="002B2CF6"/>
    <w:rsid w:val="002B7623"/>
    <w:rsid w:val="002C494A"/>
    <w:rsid w:val="002C6021"/>
    <w:rsid w:val="002D28DF"/>
    <w:rsid w:val="002D3085"/>
    <w:rsid w:val="002D6F98"/>
    <w:rsid w:val="002D76A3"/>
    <w:rsid w:val="002E058A"/>
    <w:rsid w:val="002E34E7"/>
    <w:rsid w:val="002E43BB"/>
    <w:rsid w:val="002E58F4"/>
    <w:rsid w:val="002F0EB9"/>
    <w:rsid w:val="00303024"/>
    <w:rsid w:val="00303A07"/>
    <w:rsid w:val="003042E8"/>
    <w:rsid w:val="00305B49"/>
    <w:rsid w:val="00306AE3"/>
    <w:rsid w:val="00310948"/>
    <w:rsid w:val="003161E0"/>
    <w:rsid w:val="00321B88"/>
    <w:rsid w:val="0033098E"/>
    <w:rsid w:val="003323B4"/>
    <w:rsid w:val="00333796"/>
    <w:rsid w:val="00336763"/>
    <w:rsid w:val="0033791D"/>
    <w:rsid w:val="00344905"/>
    <w:rsid w:val="00351AE4"/>
    <w:rsid w:val="00352418"/>
    <w:rsid w:val="003542B1"/>
    <w:rsid w:val="003633DB"/>
    <w:rsid w:val="0036701C"/>
    <w:rsid w:val="00367E5F"/>
    <w:rsid w:val="003762F2"/>
    <w:rsid w:val="00376A4E"/>
    <w:rsid w:val="003772FF"/>
    <w:rsid w:val="00377455"/>
    <w:rsid w:val="00383E1E"/>
    <w:rsid w:val="00390EEE"/>
    <w:rsid w:val="00391B52"/>
    <w:rsid w:val="00391B74"/>
    <w:rsid w:val="003A0265"/>
    <w:rsid w:val="003A07E0"/>
    <w:rsid w:val="003A279D"/>
    <w:rsid w:val="003B19C7"/>
    <w:rsid w:val="003B4882"/>
    <w:rsid w:val="003B6985"/>
    <w:rsid w:val="003B7704"/>
    <w:rsid w:val="003C5745"/>
    <w:rsid w:val="003C6E79"/>
    <w:rsid w:val="003C77AC"/>
    <w:rsid w:val="003D1AE8"/>
    <w:rsid w:val="003D1E65"/>
    <w:rsid w:val="003D4C6E"/>
    <w:rsid w:val="003D5D39"/>
    <w:rsid w:val="003F0146"/>
    <w:rsid w:val="00402DA4"/>
    <w:rsid w:val="004040BD"/>
    <w:rsid w:val="00405742"/>
    <w:rsid w:val="0040700C"/>
    <w:rsid w:val="00412816"/>
    <w:rsid w:val="00414541"/>
    <w:rsid w:val="004217D3"/>
    <w:rsid w:val="00421CE7"/>
    <w:rsid w:val="00427DB5"/>
    <w:rsid w:val="004327DF"/>
    <w:rsid w:val="004328A6"/>
    <w:rsid w:val="00440981"/>
    <w:rsid w:val="00457E6D"/>
    <w:rsid w:val="00460B8F"/>
    <w:rsid w:val="00464050"/>
    <w:rsid w:val="00465C81"/>
    <w:rsid w:val="00470F5B"/>
    <w:rsid w:val="00494B76"/>
    <w:rsid w:val="004A1DBD"/>
    <w:rsid w:val="004A3929"/>
    <w:rsid w:val="004B019B"/>
    <w:rsid w:val="004B0CE8"/>
    <w:rsid w:val="004B15D9"/>
    <w:rsid w:val="004B213C"/>
    <w:rsid w:val="004B21F9"/>
    <w:rsid w:val="004C58F2"/>
    <w:rsid w:val="004C59E0"/>
    <w:rsid w:val="004D0A93"/>
    <w:rsid w:val="004D0C78"/>
    <w:rsid w:val="004D6698"/>
    <w:rsid w:val="004E0866"/>
    <w:rsid w:val="004F1DB8"/>
    <w:rsid w:val="004F5911"/>
    <w:rsid w:val="004F779B"/>
    <w:rsid w:val="005033DC"/>
    <w:rsid w:val="005078EE"/>
    <w:rsid w:val="00510E38"/>
    <w:rsid w:val="00513790"/>
    <w:rsid w:val="00513D95"/>
    <w:rsid w:val="005227E4"/>
    <w:rsid w:val="005306BE"/>
    <w:rsid w:val="005363D0"/>
    <w:rsid w:val="00540767"/>
    <w:rsid w:val="005468E7"/>
    <w:rsid w:val="005565C2"/>
    <w:rsid w:val="00556699"/>
    <w:rsid w:val="0056166B"/>
    <w:rsid w:val="00562711"/>
    <w:rsid w:val="00572D2B"/>
    <w:rsid w:val="00574432"/>
    <w:rsid w:val="00576D64"/>
    <w:rsid w:val="00576F89"/>
    <w:rsid w:val="00577064"/>
    <w:rsid w:val="005875E2"/>
    <w:rsid w:val="00591A55"/>
    <w:rsid w:val="00591B05"/>
    <w:rsid w:val="005941E5"/>
    <w:rsid w:val="00597FAB"/>
    <w:rsid w:val="005B1667"/>
    <w:rsid w:val="005B1CFB"/>
    <w:rsid w:val="005B3082"/>
    <w:rsid w:val="005B3ACD"/>
    <w:rsid w:val="005B4D1C"/>
    <w:rsid w:val="005B7404"/>
    <w:rsid w:val="005C24C4"/>
    <w:rsid w:val="005C4DB8"/>
    <w:rsid w:val="005D4C4C"/>
    <w:rsid w:val="005D5E6A"/>
    <w:rsid w:val="005E0D2D"/>
    <w:rsid w:val="005E3E9B"/>
    <w:rsid w:val="005E707C"/>
    <w:rsid w:val="005F339A"/>
    <w:rsid w:val="005F56EA"/>
    <w:rsid w:val="005F6F08"/>
    <w:rsid w:val="006002FE"/>
    <w:rsid w:val="00601D9F"/>
    <w:rsid w:val="00602BE3"/>
    <w:rsid w:val="006055F1"/>
    <w:rsid w:val="00606257"/>
    <w:rsid w:val="006068A3"/>
    <w:rsid w:val="00606949"/>
    <w:rsid w:val="006078D8"/>
    <w:rsid w:val="00612D9D"/>
    <w:rsid w:val="00613C28"/>
    <w:rsid w:val="00614AD3"/>
    <w:rsid w:val="00614E66"/>
    <w:rsid w:val="006178EC"/>
    <w:rsid w:val="00625BFF"/>
    <w:rsid w:val="00625D54"/>
    <w:rsid w:val="00626338"/>
    <w:rsid w:val="006264FC"/>
    <w:rsid w:val="0063158E"/>
    <w:rsid w:val="00633AFA"/>
    <w:rsid w:val="00642181"/>
    <w:rsid w:val="00646B5B"/>
    <w:rsid w:val="00647DF2"/>
    <w:rsid w:val="006500BF"/>
    <w:rsid w:val="006513C9"/>
    <w:rsid w:val="00651658"/>
    <w:rsid w:val="00654605"/>
    <w:rsid w:val="00660262"/>
    <w:rsid w:val="0066309C"/>
    <w:rsid w:val="00666290"/>
    <w:rsid w:val="00670218"/>
    <w:rsid w:val="00672EBC"/>
    <w:rsid w:val="006745B4"/>
    <w:rsid w:val="0067541D"/>
    <w:rsid w:val="00675815"/>
    <w:rsid w:val="006827E0"/>
    <w:rsid w:val="00693FA0"/>
    <w:rsid w:val="006A0FFE"/>
    <w:rsid w:val="006B062A"/>
    <w:rsid w:val="006B1A2E"/>
    <w:rsid w:val="006B30D9"/>
    <w:rsid w:val="006B5A94"/>
    <w:rsid w:val="006B7969"/>
    <w:rsid w:val="006C6D25"/>
    <w:rsid w:val="006D44E1"/>
    <w:rsid w:val="006D458A"/>
    <w:rsid w:val="006D7969"/>
    <w:rsid w:val="006E0493"/>
    <w:rsid w:val="006E6B42"/>
    <w:rsid w:val="006F23FA"/>
    <w:rsid w:val="006F4BBF"/>
    <w:rsid w:val="006F54E6"/>
    <w:rsid w:val="00716B1F"/>
    <w:rsid w:val="00717180"/>
    <w:rsid w:val="00723599"/>
    <w:rsid w:val="0072418B"/>
    <w:rsid w:val="00726626"/>
    <w:rsid w:val="00727829"/>
    <w:rsid w:val="00731AF8"/>
    <w:rsid w:val="0073329D"/>
    <w:rsid w:val="00734A33"/>
    <w:rsid w:val="00737D2B"/>
    <w:rsid w:val="00740E18"/>
    <w:rsid w:val="00741B88"/>
    <w:rsid w:val="007524E3"/>
    <w:rsid w:val="00756C35"/>
    <w:rsid w:val="00761F82"/>
    <w:rsid w:val="007635F3"/>
    <w:rsid w:val="0077073C"/>
    <w:rsid w:val="00771AD2"/>
    <w:rsid w:val="00773DA7"/>
    <w:rsid w:val="00774006"/>
    <w:rsid w:val="007754C9"/>
    <w:rsid w:val="00795151"/>
    <w:rsid w:val="007A48F4"/>
    <w:rsid w:val="007A7893"/>
    <w:rsid w:val="007B0F67"/>
    <w:rsid w:val="007B2A49"/>
    <w:rsid w:val="007B3A5C"/>
    <w:rsid w:val="007B55B0"/>
    <w:rsid w:val="007C003B"/>
    <w:rsid w:val="007C158F"/>
    <w:rsid w:val="007C46E2"/>
    <w:rsid w:val="007C5247"/>
    <w:rsid w:val="007D49BF"/>
    <w:rsid w:val="007E180A"/>
    <w:rsid w:val="007E7B3F"/>
    <w:rsid w:val="007F1518"/>
    <w:rsid w:val="007F1EA9"/>
    <w:rsid w:val="007F5330"/>
    <w:rsid w:val="007F5CF5"/>
    <w:rsid w:val="00802542"/>
    <w:rsid w:val="0080336B"/>
    <w:rsid w:val="00817792"/>
    <w:rsid w:val="00835E7A"/>
    <w:rsid w:val="0083685A"/>
    <w:rsid w:val="00837571"/>
    <w:rsid w:val="00845BBF"/>
    <w:rsid w:val="00852E21"/>
    <w:rsid w:val="00855FD8"/>
    <w:rsid w:val="008569FB"/>
    <w:rsid w:val="0086192A"/>
    <w:rsid w:val="00867E34"/>
    <w:rsid w:val="0087213E"/>
    <w:rsid w:val="0087408B"/>
    <w:rsid w:val="00874BB8"/>
    <w:rsid w:val="00875B91"/>
    <w:rsid w:val="008A3FCE"/>
    <w:rsid w:val="008A7255"/>
    <w:rsid w:val="008C0B8C"/>
    <w:rsid w:val="008C0E5E"/>
    <w:rsid w:val="008C144E"/>
    <w:rsid w:val="008C3130"/>
    <w:rsid w:val="008D05BB"/>
    <w:rsid w:val="008D0E15"/>
    <w:rsid w:val="008D1BFB"/>
    <w:rsid w:val="008D3168"/>
    <w:rsid w:val="008D569E"/>
    <w:rsid w:val="008E2D13"/>
    <w:rsid w:val="008E583F"/>
    <w:rsid w:val="008E7DF4"/>
    <w:rsid w:val="008F33A8"/>
    <w:rsid w:val="0090005E"/>
    <w:rsid w:val="009056D1"/>
    <w:rsid w:val="0091309E"/>
    <w:rsid w:val="009166ED"/>
    <w:rsid w:val="0092693F"/>
    <w:rsid w:val="00931642"/>
    <w:rsid w:val="0093424C"/>
    <w:rsid w:val="00935BBA"/>
    <w:rsid w:val="0093781E"/>
    <w:rsid w:val="00942F0B"/>
    <w:rsid w:val="009461CF"/>
    <w:rsid w:val="00953281"/>
    <w:rsid w:val="009546A7"/>
    <w:rsid w:val="0096153E"/>
    <w:rsid w:val="00963BAF"/>
    <w:rsid w:val="009657C2"/>
    <w:rsid w:val="009657E6"/>
    <w:rsid w:val="00967016"/>
    <w:rsid w:val="00970BA1"/>
    <w:rsid w:val="009721BE"/>
    <w:rsid w:val="009753AC"/>
    <w:rsid w:val="009754D5"/>
    <w:rsid w:val="00976473"/>
    <w:rsid w:val="0097710D"/>
    <w:rsid w:val="009845B1"/>
    <w:rsid w:val="00993DA5"/>
    <w:rsid w:val="009978CD"/>
    <w:rsid w:val="00997D66"/>
    <w:rsid w:val="009A04D0"/>
    <w:rsid w:val="009A51C2"/>
    <w:rsid w:val="009A59EE"/>
    <w:rsid w:val="009B40CF"/>
    <w:rsid w:val="009B5B49"/>
    <w:rsid w:val="009B5E7A"/>
    <w:rsid w:val="009B64EB"/>
    <w:rsid w:val="009B7CF2"/>
    <w:rsid w:val="009C0B82"/>
    <w:rsid w:val="009C0C6B"/>
    <w:rsid w:val="009C2CB3"/>
    <w:rsid w:val="009D4DE7"/>
    <w:rsid w:val="009D4E1E"/>
    <w:rsid w:val="009D55B2"/>
    <w:rsid w:val="009D569C"/>
    <w:rsid w:val="009D7D33"/>
    <w:rsid w:val="009E0479"/>
    <w:rsid w:val="009E0622"/>
    <w:rsid w:val="009E2FA4"/>
    <w:rsid w:val="009E368F"/>
    <w:rsid w:val="009F0991"/>
    <w:rsid w:val="009F3E3F"/>
    <w:rsid w:val="009F55A2"/>
    <w:rsid w:val="009F6B38"/>
    <w:rsid w:val="00A017CB"/>
    <w:rsid w:val="00A1706D"/>
    <w:rsid w:val="00A21D8D"/>
    <w:rsid w:val="00A227BE"/>
    <w:rsid w:val="00A2387C"/>
    <w:rsid w:val="00A26CD8"/>
    <w:rsid w:val="00A31209"/>
    <w:rsid w:val="00A31219"/>
    <w:rsid w:val="00A34DB6"/>
    <w:rsid w:val="00A368FA"/>
    <w:rsid w:val="00A407B8"/>
    <w:rsid w:val="00A40D49"/>
    <w:rsid w:val="00A43887"/>
    <w:rsid w:val="00A527C1"/>
    <w:rsid w:val="00A569C9"/>
    <w:rsid w:val="00A60972"/>
    <w:rsid w:val="00A6298E"/>
    <w:rsid w:val="00A64B5F"/>
    <w:rsid w:val="00A84C6B"/>
    <w:rsid w:val="00A91C0C"/>
    <w:rsid w:val="00A928CA"/>
    <w:rsid w:val="00A93D33"/>
    <w:rsid w:val="00AB15D6"/>
    <w:rsid w:val="00AB32D2"/>
    <w:rsid w:val="00AB4FA0"/>
    <w:rsid w:val="00AB78B0"/>
    <w:rsid w:val="00AC4525"/>
    <w:rsid w:val="00AC48BB"/>
    <w:rsid w:val="00AC4FE1"/>
    <w:rsid w:val="00AC50CD"/>
    <w:rsid w:val="00AD445E"/>
    <w:rsid w:val="00AD5F34"/>
    <w:rsid w:val="00AD7884"/>
    <w:rsid w:val="00AE03EE"/>
    <w:rsid w:val="00AE4507"/>
    <w:rsid w:val="00AE6A99"/>
    <w:rsid w:val="00AE794B"/>
    <w:rsid w:val="00AF3339"/>
    <w:rsid w:val="00AF5677"/>
    <w:rsid w:val="00B00D9B"/>
    <w:rsid w:val="00B030F4"/>
    <w:rsid w:val="00B0324A"/>
    <w:rsid w:val="00B07643"/>
    <w:rsid w:val="00B23CD2"/>
    <w:rsid w:val="00B30452"/>
    <w:rsid w:val="00B34CB3"/>
    <w:rsid w:val="00B40C10"/>
    <w:rsid w:val="00B424B2"/>
    <w:rsid w:val="00B42955"/>
    <w:rsid w:val="00B50797"/>
    <w:rsid w:val="00B60336"/>
    <w:rsid w:val="00B65EA7"/>
    <w:rsid w:val="00B66763"/>
    <w:rsid w:val="00B66BBC"/>
    <w:rsid w:val="00B67742"/>
    <w:rsid w:val="00B75C7F"/>
    <w:rsid w:val="00B804F4"/>
    <w:rsid w:val="00B85F4B"/>
    <w:rsid w:val="00B94D98"/>
    <w:rsid w:val="00B96F76"/>
    <w:rsid w:val="00B9798D"/>
    <w:rsid w:val="00BA3C27"/>
    <w:rsid w:val="00BA6468"/>
    <w:rsid w:val="00BB24CA"/>
    <w:rsid w:val="00BB43D3"/>
    <w:rsid w:val="00BB4FE2"/>
    <w:rsid w:val="00BB7B3D"/>
    <w:rsid w:val="00BC0FF4"/>
    <w:rsid w:val="00BC397A"/>
    <w:rsid w:val="00BD0856"/>
    <w:rsid w:val="00BD097A"/>
    <w:rsid w:val="00BD0AAF"/>
    <w:rsid w:val="00BD3740"/>
    <w:rsid w:val="00BD7B83"/>
    <w:rsid w:val="00BE63A0"/>
    <w:rsid w:val="00BF04BF"/>
    <w:rsid w:val="00BF3BC2"/>
    <w:rsid w:val="00C02ADB"/>
    <w:rsid w:val="00C10491"/>
    <w:rsid w:val="00C138FB"/>
    <w:rsid w:val="00C13D3C"/>
    <w:rsid w:val="00C16190"/>
    <w:rsid w:val="00C3066D"/>
    <w:rsid w:val="00C35BE1"/>
    <w:rsid w:val="00C45B4E"/>
    <w:rsid w:val="00C56516"/>
    <w:rsid w:val="00C60F0A"/>
    <w:rsid w:val="00C61B5A"/>
    <w:rsid w:val="00C64BF8"/>
    <w:rsid w:val="00C66ED1"/>
    <w:rsid w:val="00C80629"/>
    <w:rsid w:val="00C82B3D"/>
    <w:rsid w:val="00C874A9"/>
    <w:rsid w:val="00C92B7C"/>
    <w:rsid w:val="00C953BB"/>
    <w:rsid w:val="00C968CD"/>
    <w:rsid w:val="00C9797F"/>
    <w:rsid w:val="00CA65D7"/>
    <w:rsid w:val="00CA785E"/>
    <w:rsid w:val="00CB640B"/>
    <w:rsid w:val="00CB6AB1"/>
    <w:rsid w:val="00CC38EE"/>
    <w:rsid w:val="00CC7AA4"/>
    <w:rsid w:val="00CD0DDD"/>
    <w:rsid w:val="00CD3E62"/>
    <w:rsid w:val="00CD58A3"/>
    <w:rsid w:val="00CD66B9"/>
    <w:rsid w:val="00CE0F1A"/>
    <w:rsid w:val="00CE633A"/>
    <w:rsid w:val="00CF1699"/>
    <w:rsid w:val="00CF3ACC"/>
    <w:rsid w:val="00CF4F29"/>
    <w:rsid w:val="00CF558E"/>
    <w:rsid w:val="00D011BB"/>
    <w:rsid w:val="00D12449"/>
    <w:rsid w:val="00D15E91"/>
    <w:rsid w:val="00D25D72"/>
    <w:rsid w:val="00D34661"/>
    <w:rsid w:val="00D362A0"/>
    <w:rsid w:val="00D3669E"/>
    <w:rsid w:val="00D368CD"/>
    <w:rsid w:val="00D41226"/>
    <w:rsid w:val="00D431CD"/>
    <w:rsid w:val="00D45C26"/>
    <w:rsid w:val="00D47ABB"/>
    <w:rsid w:val="00D51675"/>
    <w:rsid w:val="00D55949"/>
    <w:rsid w:val="00D55F31"/>
    <w:rsid w:val="00D56989"/>
    <w:rsid w:val="00D5785A"/>
    <w:rsid w:val="00D57B76"/>
    <w:rsid w:val="00D801ED"/>
    <w:rsid w:val="00D91F0E"/>
    <w:rsid w:val="00D92480"/>
    <w:rsid w:val="00D9784A"/>
    <w:rsid w:val="00DA3D82"/>
    <w:rsid w:val="00DA4CAA"/>
    <w:rsid w:val="00DA70F0"/>
    <w:rsid w:val="00DB0CE4"/>
    <w:rsid w:val="00DC2443"/>
    <w:rsid w:val="00DC67C0"/>
    <w:rsid w:val="00DC6C7B"/>
    <w:rsid w:val="00DD06B9"/>
    <w:rsid w:val="00DD0F99"/>
    <w:rsid w:val="00DD36B5"/>
    <w:rsid w:val="00DD5732"/>
    <w:rsid w:val="00DE2128"/>
    <w:rsid w:val="00DE3165"/>
    <w:rsid w:val="00DF03E8"/>
    <w:rsid w:val="00DF0566"/>
    <w:rsid w:val="00DF0BFE"/>
    <w:rsid w:val="00DF38BD"/>
    <w:rsid w:val="00DF4890"/>
    <w:rsid w:val="00DF7AE5"/>
    <w:rsid w:val="00E06B80"/>
    <w:rsid w:val="00E06BFE"/>
    <w:rsid w:val="00E26A22"/>
    <w:rsid w:val="00E27752"/>
    <w:rsid w:val="00E2786C"/>
    <w:rsid w:val="00E33ABF"/>
    <w:rsid w:val="00E40329"/>
    <w:rsid w:val="00E458B3"/>
    <w:rsid w:val="00E47684"/>
    <w:rsid w:val="00E55CCF"/>
    <w:rsid w:val="00E64ABF"/>
    <w:rsid w:val="00E65279"/>
    <w:rsid w:val="00E65F33"/>
    <w:rsid w:val="00E67B7D"/>
    <w:rsid w:val="00E72B3A"/>
    <w:rsid w:val="00E73316"/>
    <w:rsid w:val="00E808CF"/>
    <w:rsid w:val="00E82478"/>
    <w:rsid w:val="00E840C6"/>
    <w:rsid w:val="00E8449A"/>
    <w:rsid w:val="00EB0251"/>
    <w:rsid w:val="00EB1DB7"/>
    <w:rsid w:val="00EC3B72"/>
    <w:rsid w:val="00ED5567"/>
    <w:rsid w:val="00ED5857"/>
    <w:rsid w:val="00ED5A07"/>
    <w:rsid w:val="00ED6470"/>
    <w:rsid w:val="00ED689D"/>
    <w:rsid w:val="00EF0488"/>
    <w:rsid w:val="00EF2ADE"/>
    <w:rsid w:val="00EF3D97"/>
    <w:rsid w:val="00EF4CE3"/>
    <w:rsid w:val="00EF576A"/>
    <w:rsid w:val="00EF7061"/>
    <w:rsid w:val="00F01ACB"/>
    <w:rsid w:val="00F12190"/>
    <w:rsid w:val="00F154A6"/>
    <w:rsid w:val="00F15789"/>
    <w:rsid w:val="00F20039"/>
    <w:rsid w:val="00F21CB7"/>
    <w:rsid w:val="00F26C13"/>
    <w:rsid w:val="00F275C7"/>
    <w:rsid w:val="00F302DE"/>
    <w:rsid w:val="00F31836"/>
    <w:rsid w:val="00F32380"/>
    <w:rsid w:val="00F34AE7"/>
    <w:rsid w:val="00F4350E"/>
    <w:rsid w:val="00F45152"/>
    <w:rsid w:val="00F4609B"/>
    <w:rsid w:val="00F51DD2"/>
    <w:rsid w:val="00F52192"/>
    <w:rsid w:val="00F5558B"/>
    <w:rsid w:val="00F6199D"/>
    <w:rsid w:val="00F66F22"/>
    <w:rsid w:val="00F67FB5"/>
    <w:rsid w:val="00F75FA7"/>
    <w:rsid w:val="00F8028C"/>
    <w:rsid w:val="00F8072F"/>
    <w:rsid w:val="00F90233"/>
    <w:rsid w:val="00F9527E"/>
    <w:rsid w:val="00F95777"/>
    <w:rsid w:val="00FA3A61"/>
    <w:rsid w:val="00FA3D5B"/>
    <w:rsid w:val="00FA6A18"/>
    <w:rsid w:val="00FA7FF3"/>
    <w:rsid w:val="00FB4201"/>
    <w:rsid w:val="00FC2324"/>
    <w:rsid w:val="00FC6E80"/>
    <w:rsid w:val="00FC76B3"/>
    <w:rsid w:val="00FD27F6"/>
    <w:rsid w:val="00FD2FB3"/>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E58233E0-ACC8-46F4-BE82-B65DE088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 w:type="paragraph" w:styleId="Header">
    <w:name w:val="header"/>
    <w:basedOn w:val="Normal"/>
    <w:link w:val="HeaderChar"/>
    <w:uiPriority w:val="99"/>
    <w:unhideWhenUsed/>
    <w:rsid w:val="00256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380"/>
  </w:style>
  <w:style w:type="paragraph" w:styleId="Footer">
    <w:name w:val="footer"/>
    <w:basedOn w:val="Normal"/>
    <w:link w:val="FooterChar"/>
    <w:uiPriority w:val="99"/>
    <w:unhideWhenUsed/>
    <w:rsid w:val="00256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doi.gov/ocl/hearings/111/MountainPineBeetle_061609"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mtalab.adfg.alaska.gov/OTO/marking.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www.nps.gov/sitk/index.htm%20"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nps.gov/grba/learn/management/organic-act-of-1916.htm%20"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www.adfg.alaska.gov/index.cfm?adfg=commercialbyareasoutheast.salmon_research_pink"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www.nps.gov/cato/learn/news/reducing-deer-numbers-and-removing-invasive-plants-are-key-to-long-term-forest-health.ht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39</Pages>
  <Words>10285</Words>
  <Characters>56465</Characters>
  <Application>Microsoft Office Word</Application>
  <DocSecurity>0</DocSecurity>
  <Lines>868</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Gende, Scott M</cp:lastModifiedBy>
  <cp:revision>2</cp:revision>
  <dcterms:created xsi:type="dcterms:W3CDTF">2026-10-13T20:01:00Z</dcterms:created>
  <dcterms:modified xsi:type="dcterms:W3CDTF">2026-10-13T20:01:00Z</dcterms:modified>
</cp:coreProperties>
</file>